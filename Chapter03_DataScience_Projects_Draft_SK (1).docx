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AD79C5C" w14:textId="77777777" w:rsidR="006A219A" w:rsidRDefault="006A219A" w:rsidP="006A219A">
      <w:pPr>
        <w:pStyle w:val="H1-Topic"/>
        <w:rPr>
          <w:rFonts w:ascii="OpenSans-Semibold" w:eastAsiaTheme="minorEastAsia" w:hAnsi="OpenSans-Semibold" w:cs="OpenSans-Semibold"/>
          <w:color w:val="000000"/>
          <w:sz w:val="28"/>
          <w:szCs w:val="28"/>
          <w:lang w:val="en-GB" w:eastAsia="en-IN"/>
        </w:rPr>
      </w:pPr>
      <w:r>
        <w:t>Introduction</w:t>
      </w:r>
    </w:p>
    <w:p w14:paraId="1C966D4F" w14:textId="14BB1399" w:rsidR="006A219A" w:rsidRDefault="006A219A" w:rsidP="006A219A">
      <w:pPr>
        <w:pStyle w:val="P-Regular"/>
      </w:pPr>
      <w:r>
        <w:t xml:space="preserve">In the previous chapter, we </w:t>
      </w:r>
      <w:del w:id="0" w:author="Stephen Klosterman" w:date="2020-11-05T21:27:00Z">
        <w:r w:rsidDel="00C52F13">
          <w:delText xml:space="preserve">concluded our examination of the response variable, and </w:delText>
        </w:r>
      </w:del>
      <w:r>
        <w:t>developed a few example machine learning models using scikit-learn</w:t>
      </w:r>
      <w:ins w:id="1" w:author="Stephen Klosterman" w:date="2020-11-05T21:27:00Z">
        <w:r w:rsidR="00C52F13">
          <w:t>, to get familiar with how it works</w:t>
        </w:r>
      </w:ins>
      <w:r>
        <w:t xml:space="preserve">. However, the features we used, </w:t>
      </w:r>
      <w:r>
        <w:rPr>
          <w:rStyle w:val="P-Code"/>
        </w:rPr>
        <w:t>EDUCATION</w:t>
      </w:r>
      <w:r>
        <w:t xml:space="preserve"> and </w:t>
      </w:r>
      <w:r>
        <w:rPr>
          <w:rStyle w:val="P-Code"/>
        </w:rPr>
        <w:t>LIMIT_BAL</w:t>
      </w:r>
      <w:r>
        <w:t>, were not chosen in a systematic way.</w:t>
      </w:r>
      <w:del w:id="2" w:author="Stephen Klosterman" w:date="2020-11-05T21:29:00Z">
        <w:r w:rsidDel="00C52F13">
          <w:delText xml:space="preserve"> </w:delText>
        </w:r>
      </w:del>
    </w:p>
    <w:p w14:paraId="51EC3B27" w14:textId="1044A3EB" w:rsidR="006A219A" w:rsidRDefault="006A219A" w:rsidP="006A219A">
      <w:pPr>
        <w:pStyle w:val="P-Regular"/>
      </w:pPr>
      <w:r>
        <w:t xml:space="preserve">In this chapter, we will start to develop techniques that can be used to assess </w:t>
      </w:r>
      <w:del w:id="3" w:author="Stephen Klosterman" w:date="2020-11-05T21:29:00Z">
        <w:r w:rsidDel="00C52F13">
          <w:delText>features one by one</w:delText>
        </w:r>
      </w:del>
      <w:ins w:id="4" w:author="Stephen Klosterman" w:date="2020-11-05T21:34:00Z">
        <w:r w:rsidR="00B87F3F">
          <w:t>features for their usefulness in modeling</w:t>
        </w:r>
      </w:ins>
      <w:r>
        <w:t xml:space="preserve">. This will enable </w:t>
      </w:r>
      <w:ins w:id="5" w:author="Stephen Klosterman" w:date="2020-11-05T21:29:00Z">
        <w:r w:rsidR="00C52F13">
          <w:t xml:space="preserve">you to </w:t>
        </w:r>
      </w:ins>
      <w:r>
        <w:t>mak</w:t>
      </w:r>
      <w:del w:id="6" w:author="Stephen Klosterman" w:date="2020-11-05T21:29:00Z">
        <w:r w:rsidDel="00C52F13">
          <w:delText>ing</w:delText>
        </w:r>
      </w:del>
      <w:ins w:id="7" w:author="Stephen Klosterman" w:date="2020-11-05T21:29:00Z">
        <w:r w:rsidR="00C52F13">
          <w:t>e</w:t>
        </w:r>
      </w:ins>
      <w:r>
        <w:t xml:space="preserve"> a quick pass over all </w:t>
      </w:r>
      <w:del w:id="8" w:author="Stephen Klosterman" w:date="2020-11-05T21:33:00Z">
        <w:r w:rsidDel="00B87F3F">
          <w:delText xml:space="preserve">the </w:delText>
        </w:r>
      </w:del>
      <w:ins w:id="9" w:author="Stephen Klosterman" w:date="2020-11-05T21:33:00Z">
        <w:r w:rsidR="00B87F3F">
          <w:t xml:space="preserve">candidate </w:t>
        </w:r>
      </w:ins>
      <w:r>
        <w:t>feature</w:t>
      </w:r>
      <w:ins w:id="10" w:author="Stephen Klosterman" w:date="2020-11-05T21:33:00Z">
        <w:r w:rsidR="00B87F3F">
          <w:t xml:space="preserve">s, to have an idea </w:t>
        </w:r>
      </w:ins>
      <w:ins w:id="11" w:author="Stephen Klosterman" w:date="2020-11-05T21:34:00Z">
        <w:r w:rsidR="00B87F3F">
          <w:t>which will be the most important</w:t>
        </w:r>
      </w:ins>
      <w:del w:id="12" w:author="Stephen Klosterman" w:date="2020-11-05T21:33:00Z">
        <w:r w:rsidDel="00B87F3F">
          <w:delText xml:space="preserve">s </w:delText>
        </w:r>
      </w:del>
      <w:del w:id="13" w:author="Stephen Klosterman" w:date="2020-11-05T21:32:00Z">
        <w:r w:rsidDel="00B87F3F">
          <w:delText xml:space="preserve">to </w:delText>
        </w:r>
      </w:del>
      <w:del w:id="14" w:author="Stephen Klosterman" w:date="2020-11-05T21:33:00Z">
        <w:r w:rsidDel="00B87F3F">
          <w:delText>see which ones could be expected to be useful for predictive modeling</w:delText>
        </w:r>
      </w:del>
      <w:r>
        <w:t>. For the most promising features, we will see how to create visual summaries that serve as useful communication tools.</w:t>
      </w:r>
    </w:p>
    <w:p w14:paraId="6EA61DA2" w14:textId="5573DEB2" w:rsidR="006A219A" w:rsidRDefault="006A219A" w:rsidP="006A219A">
      <w:pPr>
        <w:pStyle w:val="P-Regular"/>
      </w:pPr>
      <w:r>
        <w:t xml:space="preserve">Next, we will begin our detailed examination of logistic regression. We'll learn why logistic regression is considered to be a linear model, even if the formulation involves some non-linear functions. </w:t>
      </w:r>
      <w:ins w:id="15" w:author="Stephen Klosterman" w:date="2020-11-05T21:45:00Z">
        <w:r w:rsidR="008B7129">
          <w:t xml:space="preserve">We’ll learn what a </w:t>
        </w:r>
        <w:r w:rsidR="008B7129" w:rsidRPr="008B7129">
          <w:rPr>
            <w:rStyle w:val="P-Keyword"/>
            <w:rPrChange w:id="16" w:author="Stephen Klosterman" w:date="2020-11-05T21:46:00Z">
              <w:rPr/>
            </w:rPrChange>
          </w:rPr>
          <w:t>decision boundary</w:t>
        </w:r>
        <w:r w:rsidR="008B7129">
          <w:t xml:space="preserve"> is and see that </w:t>
        </w:r>
      </w:ins>
      <w:del w:id="17" w:author="Stephen Klosterman" w:date="2020-11-05T21:45:00Z">
        <w:r w:rsidDel="008B7129">
          <w:delText>A</w:delText>
        </w:r>
      </w:del>
      <w:ins w:id="18" w:author="Stephen Klosterman" w:date="2020-11-05T21:45:00Z">
        <w:r w:rsidR="008B7129">
          <w:t>a</w:t>
        </w:r>
      </w:ins>
      <w:r>
        <w:t xml:space="preserve">s a key consequence of </w:t>
      </w:r>
      <w:del w:id="19" w:author="Stephen Klosterman" w:date="2020-11-05T21:46:00Z">
        <w:r w:rsidDel="008B7129">
          <w:delText>this</w:delText>
        </w:r>
      </w:del>
      <w:ins w:id="20" w:author="Stephen Klosterman" w:date="2020-11-05T21:46:00Z">
        <w:r w:rsidR="008B7129">
          <w:t>its</w:t>
        </w:r>
      </w:ins>
      <w:r>
        <w:t xml:space="preserve"> linearity, </w:t>
      </w:r>
      <w:del w:id="21" w:author="Stephen Klosterman" w:date="2020-11-05T21:46:00Z">
        <w:r w:rsidDel="00722306">
          <w:delText xml:space="preserve">we will see why </w:delText>
        </w:r>
      </w:del>
      <w:r>
        <w:t xml:space="preserve">the decision boundary of logistic regression could make it difficult to accurately classify </w:t>
      </w:r>
      <w:del w:id="22" w:author="Stephen Klosterman" w:date="2020-11-05T21:35:00Z">
        <w:r w:rsidDel="00B87F3F">
          <w:delText>data</w:delText>
        </w:r>
      </w:del>
      <w:ins w:id="23" w:author="Stephen Klosterman" w:date="2020-11-05T21:35:00Z">
        <w:r w:rsidR="00B87F3F">
          <w:t>the response variable</w:t>
        </w:r>
      </w:ins>
      <w:r>
        <w:t xml:space="preserve">. Along the way, we'll </w:t>
      </w:r>
      <w:ins w:id="24" w:author="Stephen Klosterman" w:date="2020-11-05T21:44:00Z">
        <w:r w:rsidR="002667BC">
          <w:t xml:space="preserve">get more familiar </w:t>
        </w:r>
      </w:ins>
      <w:ins w:id="25" w:author="Stephen Klosterman" w:date="2020-11-05T21:45:00Z">
        <w:r w:rsidR="002667BC">
          <w:t>with Python, using list comprehensions and writing functions</w:t>
        </w:r>
      </w:ins>
      <w:del w:id="26" w:author="Stephen Klosterman" w:date="2020-11-05T21:44:00Z">
        <w:r w:rsidDel="002667BC">
          <w:delText>learn how to write functions in Python</w:delText>
        </w:r>
      </w:del>
      <w:r>
        <w:t>.</w:t>
      </w:r>
    </w:p>
    <w:p w14:paraId="75CBC137" w14:textId="77777777" w:rsidR="006A219A" w:rsidRDefault="006A219A" w:rsidP="006A219A">
      <w:pPr>
        <w:pStyle w:val="H1-Topic"/>
      </w:pPr>
      <w:r>
        <w:t>Examining the Relationships between Features and the Response</w:t>
      </w:r>
    </w:p>
    <w:p w14:paraId="24C05471" w14:textId="151D4D32" w:rsidR="006A219A" w:rsidRDefault="006A219A" w:rsidP="006A219A">
      <w:pPr>
        <w:pStyle w:val="P-Regular"/>
      </w:pPr>
      <w:r>
        <w:t xml:space="preserve">In order to make accurate predictions of the response variable, good features are necessary. We need features that are clearly linked to the response variable in some way. Thus far, we've examined the relationship between a couple features and the response variable, either by calculating a </w:t>
      </w:r>
      <w:proofErr w:type="spellStart"/>
      <w:r>
        <w:rPr>
          <w:rStyle w:val="P-Code"/>
        </w:rPr>
        <w:t>groupby</w:t>
      </w:r>
      <w:proofErr w:type="spellEnd"/>
      <w:r>
        <w:t>/</w:t>
      </w:r>
      <w:r>
        <w:rPr>
          <w:rStyle w:val="P-Code"/>
        </w:rPr>
        <w:t>mean</w:t>
      </w:r>
      <w:r>
        <w:t xml:space="preserve"> of the response variable, or by trying models directly, which is another way to make this kind of exploration. However, we have not yet made a systematic exploration of how all the features relate to the response variable. We will do that now and </w:t>
      </w:r>
      <w:ins w:id="27" w:author="Stephen Klosterman" w:date="2020-11-05T21:36:00Z">
        <w:r w:rsidR="00987D71">
          <w:t xml:space="preserve">begin to </w:t>
        </w:r>
      </w:ins>
      <w:r>
        <w:t>capitalize on all the hard work we put in when we were exploring the features and making sure the data quality was good.</w:t>
      </w:r>
    </w:p>
    <w:p w14:paraId="01743777" w14:textId="77777777" w:rsidR="006A219A" w:rsidRDefault="006A219A" w:rsidP="006A219A">
      <w:pPr>
        <w:pStyle w:val="P-Regular"/>
      </w:pPr>
      <w:r>
        <w:t xml:space="preserve">A popular way of getting a quick look at how all the features relate to the response variable, as well as how the features are related to each other, is by using a </w:t>
      </w:r>
      <w:r>
        <w:rPr>
          <w:rStyle w:val="P-Bold"/>
        </w:rPr>
        <w:t>correlation plot</w:t>
      </w:r>
      <w:r>
        <w:t>. We will first create the correlation plot for the case study data, then discuss how to interpret it, along with some mathematical details.</w:t>
      </w:r>
    </w:p>
    <w:p w14:paraId="62807D7C" w14:textId="77777777" w:rsidR="006A219A" w:rsidRDefault="006A219A" w:rsidP="006A219A">
      <w:pPr>
        <w:pStyle w:val="P-Regular"/>
      </w:pPr>
      <w:r>
        <w:t xml:space="preserve">In order to create a correlation plot, the necessary inputs include all features that we plan to explore, as well as the response variable. Since we are going to use most of the column names from the </w:t>
      </w:r>
      <w:proofErr w:type="spellStart"/>
      <w:r>
        <w:t>DataFrame</w:t>
      </w:r>
      <w:proofErr w:type="spellEnd"/>
      <w:r>
        <w:t xml:space="preserve"> for this, a quick way to get the appropriate list in Python is to start with all the column names and remove those that we don't want from the list. As a preliminary step, we start a new notebook for this chapter and load packages and the cleaned data from </w:t>
      </w:r>
      <w:r>
        <w:rPr>
          <w:rStyle w:val="P-Italics"/>
        </w:rPr>
        <w:t>Chapter 1</w:t>
      </w:r>
      <w:r>
        <w:t xml:space="preserve">, </w:t>
      </w:r>
      <w:r>
        <w:rPr>
          <w:rStyle w:val="P-Italics"/>
        </w:rPr>
        <w:t>Data Exploration and Cleaning</w:t>
      </w:r>
      <w:r>
        <w:t>, with this code:</w:t>
      </w:r>
    </w:p>
    <w:p w14:paraId="765AF328" w14:textId="77777777" w:rsidR="006A219A" w:rsidRDefault="006A219A" w:rsidP="006A219A">
      <w:pPr>
        <w:pStyle w:val="SC-Source"/>
      </w:pPr>
      <w:r>
        <w:t xml:space="preserve">import </w:t>
      </w:r>
      <w:proofErr w:type="spellStart"/>
      <w:r>
        <w:t>numpy</w:t>
      </w:r>
      <w:proofErr w:type="spellEnd"/>
      <w:r>
        <w:t xml:space="preserve"> as np #numerical computation</w:t>
      </w:r>
    </w:p>
    <w:p w14:paraId="1A2F4D87" w14:textId="77777777" w:rsidR="006A219A" w:rsidRDefault="006A219A" w:rsidP="006A219A">
      <w:pPr>
        <w:pStyle w:val="SC-Source"/>
      </w:pPr>
      <w:r>
        <w:t>import pandas as pd #data wrangling</w:t>
      </w:r>
    </w:p>
    <w:p w14:paraId="23BE0199" w14:textId="77777777" w:rsidR="006A219A" w:rsidRDefault="006A219A" w:rsidP="006A219A">
      <w:pPr>
        <w:pStyle w:val="SC-Source"/>
      </w:pPr>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#plotting package</w:t>
      </w:r>
    </w:p>
    <w:p w14:paraId="4B4FFDFC" w14:textId="77777777" w:rsidR="006A219A" w:rsidRDefault="006A219A" w:rsidP="006A219A">
      <w:pPr>
        <w:pStyle w:val="SC-Source"/>
      </w:pPr>
      <w:r>
        <w:t>#Next line helps with rendering plots</w:t>
      </w:r>
    </w:p>
    <w:p w14:paraId="56CF7740" w14:textId="77777777" w:rsidR="006A219A" w:rsidRDefault="006A219A" w:rsidP="006A219A">
      <w:pPr>
        <w:pStyle w:val="SC-Source"/>
      </w:pPr>
      <w:r>
        <w:t>%matplotlib inline</w:t>
      </w:r>
    </w:p>
    <w:p w14:paraId="701EAFC2" w14:textId="77777777" w:rsidR="006A219A" w:rsidRDefault="006A219A" w:rsidP="006A219A">
      <w:pPr>
        <w:pStyle w:val="SC-Source"/>
      </w:pPr>
      <w:r>
        <w:t xml:space="preserve">import matplotlib as </w:t>
      </w:r>
      <w:proofErr w:type="spellStart"/>
      <w:r>
        <w:t>mpl</w:t>
      </w:r>
      <w:proofErr w:type="spellEnd"/>
      <w:r>
        <w:t xml:space="preserve"> #add'l plotting functionality</w:t>
      </w:r>
    </w:p>
    <w:p w14:paraId="644999B0" w14:textId="77777777" w:rsidR="006A219A" w:rsidRDefault="006A219A" w:rsidP="006A219A">
      <w:pPr>
        <w:pStyle w:val="SC-Source"/>
      </w:pPr>
      <w:r>
        <w:t xml:space="preserve">import seaborn as </w:t>
      </w:r>
      <w:proofErr w:type="spellStart"/>
      <w:r>
        <w:t>sns</w:t>
      </w:r>
      <w:proofErr w:type="spellEnd"/>
      <w:r>
        <w:t xml:space="preserve"> #a fancy plotting package</w:t>
      </w:r>
    </w:p>
    <w:p w14:paraId="7699EAA6" w14:textId="77777777" w:rsidR="006A219A" w:rsidRDefault="006A219A" w:rsidP="006A219A">
      <w:pPr>
        <w:pStyle w:val="SC-Source"/>
      </w:pPr>
      <w:proofErr w:type="spellStart"/>
      <w:proofErr w:type="gramStart"/>
      <w:r>
        <w:t>mpl.rcParams</w:t>
      </w:r>
      <w:proofErr w:type="spellEnd"/>
      <w:proofErr w:type="gramEnd"/>
      <w:r>
        <w:t>['</w:t>
      </w:r>
      <w:proofErr w:type="spellStart"/>
      <w:r>
        <w:t>figure.dpi</w:t>
      </w:r>
      <w:proofErr w:type="spellEnd"/>
      <w:r>
        <w:t>'] = 400 #high res figures</w:t>
      </w:r>
    </w:p>
    <w:p w14:paraId="09CBC9DC" w14:textId="77777777" w:rsidR="006A219A" w:rsidRDefault="006A219A" w:rsidP="006A219A">
      <w:pPr>
        <w:pStyle w:val="SC-Source"/>
      </w:pPr>
      <w:r>
        <w:t xml:space="preserve">df = </w:t>
      </w:r>
      <w:proofErr w:type="spellStart"/>
      <w:proofErr w:type="gramStart"/>
      <w:r>
        <w:t>pd.read</w:t>
      </w:r>
      <w:proofErr w:type="gramEnd"/>
      <w:r>
        <w:t>_csv</w:t>
      </w:r>
      <w:proofErr w:type="spellEnd"/>
      <w:r>
        <w:t>('../Data/Chapter_1_cleaned_data.csv')</w:t>
      </w:r>
    </w:p>
    <w:p w14:paraId="5891D086" w14:textId="06C84281" w:rsidR="008F0CAC" w:rsidRDefault="008F0CAC" w:rsidP="006A219A">
      <w:pPr>
        <w:pStyle w:val="P-Callout"/>
      </w:pPr>
      <w:r>
        <w:lastRenderedPageBreak/>
        <w:t>Note</w:t>
      </w:r>
    </w:p>
    <w:p w14:paraId="5DA908A8" w14:textId="658FCBFF" w:rsidR="006A219A" w:rsidRDefault="006A219A" w:rsidP="006A219A">
      <w:pPr>
        <w:pStyle w:val="P-Callout"/>
        <w:rPr>
          <w:rStyle w:val="P-Italics"/>
        </w:rPr>
      </w:pPr>
      <w:r>
        <w:t xml:space="preserve">The path to your file of cleaned data may be different, depending on where you saved it in </w:t>
      </w:r>
      <w:r>
        <w:rPr>
          <w:rStyle w:val="P-Italics"/>
        </w:rPr>
        <w:t>Chapter 1</w:t>
      </w:r>
      <w:r>
        <w:t>,</w:t>
      </w:r>
      <w:r>
        <w:rPr>
          <w:rStyle w:val="P-Italics"/>
        </w:rPr>
        <w:t xml:space="preserve"> Data Exploration and Cleaning</w:t>
      </w:r>
      <w:r>
        <w:t>.</w:t>
      </w:r>
    </w:p>
    <w:p w14:paraId="38BDF936" w14:textId="77777777" w:rsidR="006A219A" w:rsidRDefault="006A219A" w:rsidP="006A219A">
      <w:pPr>
        <w:pStyle w:val="P-Regular"/>
      </w:pPr>
      <w:r>
        <w:t xml:space="preserve">Notice that this notebook starts out in a very similar way to the previous chapter's notebook, except we also import the </w:t>
      </w:r>
      <w:r>
        <w:rPr>
          <w:rStyle w:val="P-Bold"/>
        </w:rPr>
        <w:t>Seaborn</w:t>
      </w:r>
      <w:r>
        <w:t xml:space="preserve"> package, which has many convenient plotting features that build on </w:t>
      </w:r>
      <w:r>
        <w:rPr>
          <w:rStyle w:val="P-Bold"/>
        </w:rPr>
        <w:t>Matplotlib</w:t>
      </w:r>
      <w:r>
        <w:t xml:space="preserve">. Now let's make a list of all the columns of the </w:t>
      </w:r>
      <w:proofErr w:type="spellStart"/>
      <w:r>
        <w:t>DataFrame</w:t>
      </w:r>
      <w:proofErr w:type="spellEnd"/>
      <w:r>
        <w:t xml:space="preserve"> and look at the first and last five:</w:t>
      </w:r>
    </w:p>
    <w:p w14:paraId="1508AAEE" w14:textId="696443BA" w:rsidR="008F0CAC" w:rsidDel="00C52F13" w:rsidRDefault="008F0CAC" w:rsidP="008F0CAC">
      <w:pPr>
        <w:pStyle w:val="IMG-Caption"/>
        <w:jc w:val="both"/>
        <w:rPr>
          <w:del w:id="28" w:author="Stephen Klosterman" w:date="2020-11-05T21:26:00Z"/>
        </w:rPr>
      </w:pPr>
    </w:p>
    <w:p w14:paraId="6C8921B2" w14:textId="468716EE" w:rsidR="008F0CAC" w:rsidDel="00C52F13" w:rsidRDefault="008F0CAC">
      <w:pPr>
        <w:pStyle w:val="IMG-Caption"/>
        <w:jc w:val="both"/>
        <w:rPr>
          <w:del w:id="29" w:author="Stephen Klosterman" w:date="2020-11-05T21:26:00Z"/>
        </w:rPr>
        <w:pPrChange w:id="30" w:author="Stephen Klosterman" w:date="2020-11-05T21:26:00Z">
          <w:pPr>
            <w:pStyle w:val="IMG-Caption"/>
          </w:pPr>
        </w:pPrChange>
      </w:pPr>
    </w:p>
    <w:p w14:paraId="21A5D1E1" w14:textId="02CA471E" w:rsidR="006A219A" w:rsidRDefault="008F0CAC" w:rsidP="006A219A">
      <w:pPr>
        <w:pStyle w:val="IMG-Caption"/>
      </w:pPr>
      <w:r>
        <w:rPr>
          <w:noProof/>
        </w:rPr>
        <w:drawing>
          <wp:inline distT="0" distB="0" distL="0" distR="0" wp14:anchorId="61B763BB" wp14:editId="1886B494">
            <wp:extent cx="6080760" cy="1882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0760" cy="1882140"/>
                    </a:xfrm>
                    <a:prstGeom prst="rect">
                      <a:avLst/>
                    </a:prstGeom>
                    <a:noFill/>
                    <a:ln>
                      <a:noFill/>
                    </a:ln>
                  </pic:spPr>
                </pic:pic>
              </a:graphicData>
            </a:graphic>
          </wp:inline>
        </w:drawing>
      </w:r>
      <w:r w:rsidR="006A219A">
        <w:t>Figure 3.1: Get a list of column names</w:t>
      </w:r>
    </w:p>
    <w:p w14:paraId="71715A02" w14:textId="77777777" w:rsidR="006A219A" w:rsidRDefault="006A219A" w:rsidP="006A219A">
      <w:pPr>
        <w:pStyle w:val="P-Regular"/>
      </w:pPr>
      <w:r>
        <w:t xml:space="preserve">Recall that we are not to use the gender variable due to ethical concerns, and we learned that </w:t>
      </w:r>
      <w:r>
        <w:rPr>
          <w:rStyle w:val="P-Code"/>
        </w:rPr>
        <w:t>PAY_2</w:t>
      </w:r>
      <w:r>
        <w:t xml:space="preserve">, </w:t>
      </w:r>
      <w:r>
        <w:rPr>
          <w:rStyle w:val="P-Code"/>
        </w:rPr>
        <w:t>PAY_3</w:t>
      </w:r>
      <w:r>
        <w:t xml:space="preserve">, …, </w:t>
      </w:r>
      <w:r>
        <w:rPr>
          <w:rStyle w:val="P-Code"/>
        </w:rPr>
        <w:t>PAY_6</w:t>
      </w:r>
      <w:r>
        <w:t xml:space="preserve"> are incorrect and should be ignored. Also, we are not going to examine the one-hot encoding we created from the </w:t>
      </w:r>
      <w:r>
        <w:rPr>
          <w:rStyle w:val="P-Code"/>
        </w:rPr>
        <w:t>EDUCATION</w:t>
      </w:r>
      <w:r>
        <w:t xml:space="preserve"> variable, since the information from those columns is already included in the original feature, at least in some form. We will just use the </w:t>
      </w:r>
      <w:r>
        <w:rPr>
          <w:rStyle w:val="P-Code"/>
        </w:rPr>
        <w:t>EDUCATION</w:t>
      </w:r>
      <w:r>
        <w:t xml:space="preserve"> feature directly. Finally, it makes no sense to use </w:t>
      </w:r>
      <w:r>
        <w:rPr>
          <w:rStyle w:val="P-Code"/>
        </w:rPr>
        <w:t>ID</w:t>
      </w:r>
      <w:r>
        <w:t xml:space="preserve"> as a feature, since this is simply a unique account identifier and has nothing to do with the response variable. Let's make another list of column </w:t>
      </w:r>
      <w:proofErr w:type="gramStart"/>
      <w:r>
        <w:t>names</w:t>
      </w:r>
      <w:proofErr w:type="gramEnd"/>
      <w:r>
        <w:t xml:space="preserve"> that are neither features nor the response. We want to exclude these from our analysis:</w:t>
      </w:r>
    </w:p>
    <w:p w14:paraId="60960B80" w14:textId="77777777" w:rsidR="000E5788" w:rsidRPr="000E5788" w:rsidRDefault="000E5788">
      <w:pPr>
        <w:pStyle w:val="SC-Source"/>
        <w:rPr>
          <w:ins w:id="31" w:author="Stephen Klosterman" w:date="2020-11-05T21:43:00Z"/>
        </w:rPr>
        <w:pPrChange w:id="32" w:author="Stephen Klosterman" w:date="2020-11-05T21:43:00Z">
          <w:pPr>
            <w:pStyle w:val="P-Regular"/>
          </w:pPr>
        </w:pPrChange>
      </w:pPr>
      <w:proofErr w:type="spellStart"/>
      <w:ins w:id="33" w:author="Stephen Klosterman" w:date="2020-11-05T21:43:00Z">
        <w:r w:rsidRPr="000E5788">
          <w:t>items_to_remove</w:t>
        </w:r>
        <w:proofErr w:type="spellEnd"/>
        <w:r w:rsidRPr="000E5788">
          <w:t xml:space="preserve"> = ['ID', 'SEX',</w:t>
        </w:r>
      </w:ins>
    </w:p>
    <w:p w14:paraId="7744187F" w14:textId="77777777" w:rsidR="000E5788" w:rsidRPr="000E5788" w:rsidRDefault="000E5788">
      <w:pPr>
        <w:pStyle w:val="SC-Source"/>
        <w:rPr>
          <w:ins w:id="34" w:author="Stephen Klosterman" w:date="2020-11-05T21:43:00Z"/>
        </w:rPr>
        <w:pPrChange w:id="35" w:author="Stephen Klosterman" w:date="2020-11-05T21:43:00Z">
          <w:pPr>
            <w:pStyle w:val="P-Regular"/>
          </w:pPr>
        </w:pPrChange>
      </w:pPr>
      <w:ins w:id="36" w:author="Stephen Klosterman" w:date="2020-11-05T21:43:00Z">
        <w:r w:rsidRPr="000E5788">
          <w:t xml:space="preserve">                   'PAY_2', 'PAY_3', 'PAY_4', 'PAY_5', 'PAY_6',</w:t>
        </w:r>
      </w:ins>
    </w:p>
    <w:p w14:paraId="0A6CA8AA" w14:textId="77777777" w:rsidR="000E5788" w:rsidRPr="000E5788" w:rsidRDefault="000E5788">
      <w:pPr>
        <w:pStyle w:val="SC-Source"/>
        <w:rPr>
          <w:ins w:id="37" w:author="Stephen Klosterman" w:date="2020-11-05T21:43:00Z"/>
        </w:rPr>
        <w:pPrChange w:id="38" w:author="Stephen Klosterman" w:date="2020-11-05T21:43:00Z">
          <w:pPr>
            <w:pStyle w:val="P-Regular"/>
          </w:pPr>
        </w:pPrChange>
      </w:pPr>
      <w:ins w:id="39" w:author="Stephen Klosterman" w:date="2020-11-05T21:43:00Z">
        <w:r w:rsidRPr="000E5788">
          <w:t xml:space="preserve">                   'EDUCATION_CAT',</w:t>
        </w:r>
      </w:ins>
    </w:p>
    <w:p w14:paraId="058F4439" w14:textId="77777777" w:rsidR="000E5788" w:rsidRPr="000E5788" w:rsidRDefault="000E5788">
      <w:pPr>
        <w:pStyle w:val="SC-Source"/>
        <w:rPr>
          <w:ins w:id="40" w:author="Stephen Klosterman" w:date="2020-11-05T21:43:00Z"/>
        </w:rPr>
        <w:pPrChange w:id="41" w:author="Stephen Klosterman" w:date="2020-11-05T21:43:00Z">
          <w:pPr>
            <w:pStyle w:val="P-Regular"/>
          </w:pPr>
        </w:pPrChange>
      </w:pPr>
      <w:ins w:id="42" w:author="Stephen Klosterman" w:date="2020-11-05T21:43:00Z">
        <w:r w:rsidRPr="000E5788">
          <w:t xml:space="preserve">                   'graduate school', 'high school', 'none',</w:t>
        </w:r>
      </w:ins>
    </w:p>
    <w:p w14:paraId="2497048D" w14:textId="6438F69A" w:rsidR="006A219A" w:rsidDel="000E5788" w:rsidRDefault="000E5788">
      <w:pPr>
        <w:pStyle w:val="SC-Source"/>
        <w:rPr>
          <w:del w:id="43" w:author="Stephen Klosterman" w:date="2020-11-05T21:43:00Z"/>
        </w:rPr>
      </w:pPr>
      <w:ins w:id="44" w:author="Stephen Klosterman" w:date="2020-11-05T21:43:00Z">
        <w:r w:rsidRPr="000E5788">
          <w:t xml:space="preserve">                   'others', 'university']</w:t>
        </w:r>
      </w:ins>
      <w:del w:id="45" w:author="Stephen Klosterman" w:date="2020-11-05T21:43:00Z">
        <w:r w:rsidR="006A219A" w:rsidDel="000E5788">
          <w:delText>items_to_remove = ['ID', 'SEX', 'PAY_2', 'PAY_3', 'PAY_4', 'PAY_5', 'PAY_6',</w:delText>
        </w:r>
      </w:del>
    </w:p>
    <w:p w14:paraId="50965895" w14:textId="47C48AFB" w:rsidR="006A219A" w:rsidDel="000E5788" w:rsidRDefault="006A219A">
      <w:pPr>
        <w:pStyle w:val="SC-Source"/>
        <w:rPr>
          <w:del w:id="46" w:author="Stephen Klosterman" w:date="2020-11-05T21:43:00Z"/>
        </w:rPr>
      </w:pPr>
      <w:del w:id="47" w:author="Stephen Klosterman" w:date="2020-11-05T21:43:00Z">
        <w:r w:rsidDel="000E5788">
          <w:delText xml:space="preserve">                   'EDUCATION_CAT', 'graduate school', 'high school', 'none',</w:delText>
        </w:r>
      </w:del>
    </w:p>
    <w:p w14:paraId="32D13149" w14:textId="5A148743" w:rsidR="006A219A" w:rsidRDefault="006A219A">
      <w:pPr>
        <w:pStyle w:val="SC-Source"/>
      </w:pPr>
      <w:del w:id="48" w:author="Stephen Klosterman" w:date="2020-11-05T21:43:00Z">
        <w:r w:rsidDel="000E5788">
          <w:delText xml:space="preserve">                   'others', 'university']</w:delText>
        </w:r>
      </w:del>
    </w:p>
    <w:p w14:paraId="1E5C793D" w14:textId="77777777" w:rsidR="006A219A" w:rsidRDefault="006A219A" w:rsidP="006A219A">
      <w:pPr>
        <w:pStyle w:val="P-Regular"/>
      </w:pPr>
      <w:r>
        <w:t xml:space="preserve">To have a list of column names that consists only of the features and response we will use, we want to remove the names in </w:t>
      </w:r>
      <w:proofErr w:type="spellStart"/>
      <w:r>
        <w:rPr>
          <w:rStyle w:val="P-Code"/>
        </w:rPr>
        <w:t>items_to_remove</w:t>
      </w:r>
      <w:proofErr w:type="spellEnd"/>
      <w:r>
        <w:t xml:space="preserve"> from the current list contained in </w:t>
      </w:r>
      <w:proofErr w:type="spellStart"/>
      <w:r>
        <w:rPr>
          <w:rStyle w:val="P-Code"/>
        </w:rPr>
        <w:t>features_response</w:t>
      </w:r>
      <w:proofErr w:type="spellEnd"/>
      <w:r>
        <w:t xml:space="preserve">. There are several ways to do this in Python. We will use this opportunity to learn about a particular way of building a list in Python, called a </w:t>
      </w:r>
      <w:r>
        <w:rPr>
          <w:rStyle w:val="P-Keyword"/>
        </w:rPr>
        <w:t>list comprehension</w:t>
      </w:r>
      <w:r>
        <w:t xml:space="preserve">. When people talk about certain constructions as being </w:t>
      </w:r>
      <w:r>
        <w:rPr>
          <w:rStyle w:val="P-Bold"/>
        </w:rPr>
        <w:t>Pythonic</w:t>
      </w:r>
      <w:r>
        <w:t>, or idiomatic to the Python language, list comprehensions are often one of the things that are mentioned.</w:t>
      </w:r>
    </w:p>
    <w:p w14:paraId="5CA3EA15" w14:textId="36C6F1E2" w:rsidR="006A219A" w:rsidRDefault="006A219A" w:rsidP="006A219A">
      <w:pPr>
        <w:pStyle w:val="P-Regular"/>
      </w:pPr>
      <w:r>
        <w:t xml:space="preserve">What is a list comprehension? Conceptually, it is basically the same as a </w:t>
      </w:r>
      <w:r>
        <w:rPr>
          <w:rStyle w:val="P-Code"/>
        </w:rPr>
        <w:t>for</w:t>
      </w:r>
      <w:r>
        <w:t xml:space="preserve"> loop. However, list comprehensions enable the creation of lists, which may be spread across several lines in an actual </w:t>
      </w:r>
      <w:r>
        <w:rPr>
          <w:rStyle w:val="P-Code"/>
        </w:rPr>
        <w:t>for</w:t>
      </w:r>
      <w:r>
        <w:t xml:space="preserve"> loop, to be written in one line. They are also slightly faster than </w:t>
      </w:r>
      <w:r>
        <w:rPr>
          <w:rStyle w:val="P-Code"/>
        </w:rPr>
        <w:t>for</w:t>
      </w:r>
      <w:r>
        <w:t xml:space="preserve"> loops, due to optimizations within Python. While this likely won't save us much time here, this is a good chance to become familiar with them. Here is an example list comprehension:</w:t>
      </w:r>
    </w:p>
    <w:p w14:paraId="093A48D7" w14:textId="1C091C80" w:rsidR="008F0CAC" w:rsidRDefault="008F0CAC" w:rsidP="006A219A">
      <w:pPr>
        <w:pStyle w:val="P-Regular"/>
      </w:pPr>
    </w:p>
    <w:p w14:paraId="24971D6A" w14:textId="545026DA" w:rsidR="008F0CAC" w:rsidRDefault="008F0CAC" w:rsidP="006A219A">
      <w:pPr>
        <w:pStyle w:val="P-Regular"/>
      </w:pPr>
    </w:p>
    <w:p w14:paraId="21EF4DA4" w14:textId="1AF9C633" w:rsidR="008F0CAC" w:rsidDel="00722306" w:rsidRDefault="008F0CAC" w:rsidP="006A219A">
      <w:pPr>
        <w:pStyle w:val="P-Regular"/>
        <w:rPr>
          <w:del w:id="49" w:author="Stephen Klosterman" w:date="2020-11-05T21:50:00Z"/>
        </w:rPr>
      </w:pPr>
      <w:r>
        <w:rPr>
          <w:noProof/>
        </w:rPr>
        <w:drawing>
          <wp:inline distT="0" distB="0" distL="0" distR="0" wp14:anchorId="7F860558" wp14:editId="054AA071">
            <wp:extent cx="4777740" cy="8686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7740" cy="868680"/>
                    </a:xfrm>
                    <a:prstGeom prst="rect">
                      <a:avLst/>
                    </a:prstGeom>
                    <a:noFill/>
                    <a:ln>
                      <a:noFill/>
                    </a:ln>
                  </pic:spPr>
                </pic:pic>
              </a:graphicData>
            </a:graphic>
          </wp:inline>
        </w:drawing>
      </w:r>
    </w:p>
    <w:p w14:paraId="17580810" w14:textId="77777777" w:rsidR="006A219A" w:rsidRDefault="006A219A" w:rsidP="006A219A">
      <w:pPr>
        <w:pStyle w:val="P-Regular"/>
      </w:pPr>
    </w:p>
    <w:p w14:paraId="273A1EE3" w14:textId="77777777" w:rsidR="006A219A" w:rsidRDefault="006A219A" w:rsidP="006A219A">
      <w:pPr>
        <w:pStyle w:val="IMG-Caption"/>
      </w:pPr>
      <w:r>
        <w:t>Figure 3.2: Example of a list comprehension</w:t>
      </w:r>
    </w:p>
    <w:p w14:paraId="7BBFB278" w14:textId="77777777" w:rsidR="006A219A" w:rsidRDefault="006A219A" w:rsidP="006A219A">
      <w:pPr>
        <w:pStyle w:val="P-Regular"/>
      </w:pPr>
      <w:r>
        <w:t xml:space="preserve">That's all there is to it! </w:t>
      </w:r>
    </w:p>
    <w:p w14:paraId="042E94CB" w14:textId="77777777" w:rsidR="006A219A" w:rsidDel="00722306" w:rsidRDefault="006A219A" w:rsidP="006A219A">
      <w:pPr>
        <w:pStyle w:val="P-Regular"/>
        <w:rPr>
          <w:del w:id="50" w:author="Stephen Klosterman" w:date="2020-11-05T21:50:00Z"/>
        </w:rPr>
      </w:pPr>
      <w:r>
        <w:t xml:space="preserve">We can also use additional clauses to make the list comprehensions flexible. For example, we can use them to reassign the </w:t>
      </w:r>
      <w:proofErr w:type="spellStart"/>
      <w:r>
        <w:rPr>
          <w:rStyle w:val="P-Code"/>
        </w:rPr>
        <w:t>features_response</w:t>
      </w:r>
      <w:proofErr w:type="spellEnd"/>
      <w:r>
        <w:t xml:space="preserve"> variable with a list containing everything that's not in the list of strings we wish to remove:</w:t>
      </w:r>
    </w:p>
    <w:p w14:paraId="24AF68BD" w14:textId="7851D22E" w:rsidR="008F0CAC" w:rsidRDefault="008F0CAC" w:rsidP="006A219A">
      <w:pPr>
        <w:pStyle w:val="P-Regular"/>
      </w:pPr>
    </w:p>
    <w:p w14:paraId="75F91F66" w14:textId="2486F119" w:rsidR="008F0CAC" w:rsidRDefault="008F0CAC" w:rsidP="006A219A">
      <w:pPr>
        <w:pStyle w:val="P-Regular"/>
      </w:pPr>
      <w:r>
        <w:rPr>
          <w:noProof/>
        </w:rPr>
        <w:drawing>
          <wp:inline distT="0" distB="0" distL="0" distR="0" wp14:anchorId="071EE61F" wp14:editId="1CAC996F">
            <wp:extent cx="6073140" cy="29565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3140" cy="2956560"/>
                    </a:xfrm>
                    <a:prstGeom prst="rect">
                      <a:avLst/>
                    </a:prstGeom>
                    <a:noFill/>
                    <a:ln>
                      <a:noFill/>
                    </a:ln>
                  </pic:spPr>
                </pic:pic>
              </a:graphicData>
            </a:graphic>
          </wp:inline>
        </w:drawing>
      </w:r>
    </w:p>
    <w:p w14:paraId="75A070DD" w14:textId="77777777" w:rsidR="006A219A" w:rsidRDefault="006A219A" w:rsidP="006A219A">
      <w:pPr>
        <w:pStyle w:val="IMG-Caption"/>
      </w:pPr>
      <w:r>
        <w:t>Figure 3.3: Using a list comprehension to prune down the column names</w:t>
      </w:r>
    </w:p>
    <w:p w14:paraId="2716BA8F" w14:textId="77777777" w:rsidR="006A219A" w:rsidRDefault="006A219A" w:rsidP="006A219A">
      <w:pPr>
        <w:pStyle w:val="P-Regular"/>
      </w:pPr>
      <w:r>
        <w:t xml:space="preserve">The use of </w:t>
      </w:r>
      <w:proofErr w:type="spellStart"/>
      <w:r>
        <w:rPr>
          <w:rStyle w:val="P-Code"/>
        </w:rPr>
        <w:t>if</w:t>
      </w:r>
      <w:proofErr w:type="spellEnd"/>
      <w:r>
        <w:t xml:space="preserve"> and </w:t>
      </w:r>
      <w:r>
        <w:rPr>
          <w:rStyle w:val="P-Code"/>
        </w:rPr>
        <w:t>not in</w:t>
      </w:r>
      <w:r>
        <w:t xml:space="preserve"> within the list comprehension is fairly self-explanatory. Easy readability in structures like list comprehensions is one of the reasons for the popularity of Python.</w:t>
      </w:r>
    </w:p>
    <w:p w14:paraId="22B44054" w14:textId="44F8AC64" w:rsidR="008F0CAC" w:rsidRDefault="008F0CAC" w:rsidP="006A219A">
      <w:pPr>
        <w:pStyle w:val="P-Callout"/>
      </w:pPr>
      <w:r>
        <w:t>Note</w:t>
      </w:r>
    </w:p>
    <w:p w14:paraId="484ACEF9" w14:textId="4BAC0E7A" w:rsidR="006A219A" w:rsidRDefault="006A219A" w:rsidP="006A219A">
      <w:pPr>
        <w:pStyle w:val="P-Callout"/>
      </w:pPr>
      <w:r>
        <w:t>The Python documentation (</w:t>
      </w:r>
      <w:hyperlink r:id="rId14" w:history="1">
        <w:r>
          <w:rPr>
            <w:rStyle w:val="Hyperlink"/>
            <w:color w:val="000000"/>
          </w:rPr>
          <w:t>https://docs.python.org/3/tutorial/datastructures.html</w:t>
        </w:r>
      </w:hyperlink>
      <w:r>
        <w:t xml:space="preserve">) defines list comprehensions as the following: </w:t>
      </w:r>
    </w:p>
    <w:p w14:paraId="78F2FFFE" w14:textId="77777777" w:rsidR="006A219A" w:rsidRDefault="006A219A" w:rsidP="006A219A">
      <w:pPr>
        <w:pStyle w:val="P-Callout"/>
        <w:rPr>
          <w:rStyle w:val="P-Italics"/>
        </w:rPr>
      </w:pPr>
      <w:r>
        <w:rPr>
          <w:rStyle w:val="P-Italics"/>
        </w:rPr>
        <w:t xml:space="preserve">"A list comprehension consists of brackets containing an expression followed by a for clause, then zero or more for or if clauses." </w:t>
      </w:r>
    </w:p>
    <w:p w14:paraId="1D53B5CD" w14:textId="77777777" w:rsidR="006A219A" w:rsidRDefault="006A219A" w:rsidP="006A219A">
      <w:pPr>
        <w:pStyle w:val="P-Callout"/>
      </w:pPr>
      <w:r>
        <w:t>Thus, list comprehensions can enable you to do things with less code, in a way that is usually pretty readable and understandable.</w:t>
      </w:r>
    </w:p>
    <w:p w14:paraId="2F723D22" w14:textId="77777777" w:rsidR="006A219A" w:rsidRDefault="006A219A" w:rsidP="006A219A">
      <w:pPr>
        <w:pStyle w:val="H2-General"/>
      </w:pPr>
      <w:r>
        <w:t>Pearson Correlation</w:t>
      </w:r>
    </w:p>
    <w:p w14:paraId="355F970D" w14:textId="10F78356" w:rsidR="006A219A" w:rsidDel="00722306" w:rsidRDefault="006A219A" w:rsidP="006A219A">
      <w:pPr>
        <w:pStyle w:val="P-Regular"/>
        <w:rPr>
          <w:del w:id="51" w:author="Stephen Klosterman" w:date="2020-11-05T21:52:00Z"/>
        </w:rPr>
      </w:pPr>
      <w:r>
        <w:lastRenderedPageBreak/>
        <w:t xml:space="preserve">Now we are ready to create our correlation plot. Underlying a correlation plot is a </w:t>
      </w:r>
      <w:r>
        <w:rPr>
          <w:rStyle w:val="P-Keyword"/>
        </w:rPr>
        <w:t>correlation matrix</w:t>
      </w:r>
      <w:r>
        <w:t xml:space="preserve">, which we must calculate first. pandas </w:t>
      </w:r>
      <w:proofErr w:type="gramStart"/>
      <w:r>
        <w:t>makes</w:t>
      </w:r>
      <w:proofErr w:type="gramEnd"/>
      <w:r>
        <w:t xml:space="preserve"> this easy. We just need to select our columns of features and response values using the list we just created and call </w:t>
      </w:r>
      <w:proofErr w:type="gramStart"/>
      <w:r>
        <w:t xml:space="preserve">the </w:t>
      </w:r>
      <w:r>
        <w:rPr>
          <w:rStyle w:val="P-Code"/>
        </w:rPr>
        <w:t>.</w:t>
      </w:r>
      <w:proofErr w:type="spellStart"/>
      <w:r>
        <w:rPr>
          <w:rStyle w:val="P-Code"/>
        </w:rPr>
        <w:t>corr</w:t>
      </w:r>
      <w:proofErr w:type="spellEnd"/>
      <w:proofErr w:type="gramEnd"/>
      <w:r>
        <w:rPr>
          <w:rStyle w:val="P-Code"/>
        </w:rPr>
        <w:t>()</w:t>
      </w:r>
      <w:r>
        <w:t xml:space="preserve"> method on these columns. As we calculate this, note that the type of correlation available to us in pandas is </w:t>
      </w:r>
      <w:r>
        <w:rPr>
          <w:rStyle w:val="P-Keyword"/>
        </w:rPr>
        <w:t>linear correlation</w:t>
      </w:r>
      <w:r>
        <w:t xml:space="preserve">, also known as </w:t>
      </w:r>
      <w:r>
        <w:rPr>
          <w:rStyle w:val="P-Keyword"/>
        </w:rPr>
        <w:t>Pearson correlation</w:t>
      </w:r>
      <w:r>
        <w:t>. Pearson correlation is used to measure the strength and direction (that is, positive or negative) of the linear relationship between two variables:</w:t>
      </w:r>
    </w:p>
    <w:p w14:paraId="7E29FFA5" w14:textId="2C414AA3" w:rsidR="008F0CAC" w:rsidRDefault="008F0CAC" w:rsidP="006A219A">
      <w:pPr>
        <w:pStyle w:val="P-Regular"/>
      </w:pPr>
    </w:p>
    <w:p w14:paraId="5FD9260E" w14:textId="7D49BD7E" w:rsidR="008F0CAC" w:rsidRDefault="008F0CAC" w:rsidP="006A219A">
      <w:pPr>
        <w:pStyle w:val="P-Regular"/>
      </w:pPr>
      <w:r>
        <w:rPr>
          <w:noProof/>
        </w:rPr>
        <w:drawing>
          <wp:inline distT="0" distB="0" distL="0" distR="0" wp14:anchorId="2FC1CE5E" wp14:editId="199B7E52">
            <wp:extent cx="5501640" cy="26593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1640" cy="2659380"/>
                    </a:xfrm>
                    <a:prstGeom prst="rect">
                      <a:avLst/>
                    </a:prstGeom>
                    <a:noFill/>
                    <a:ln>
                      <a:noFill/>
                    </a:ln>
                  </pic:spPr>
                </pic:pic>
              </a:graphicData>
            </a:graphic>
          </wp:inline>
        </w:drawing>
      </w:r>
    </w:p>
    <w:p w14:paraId="2F32A025" w14:textId="77777777" w:rsidR="006A219A" w:rsidRDefault="006A219A" w:rsidP="006A219A">
      <w:pPr>
        <w:pStyle w:val="IMG-Caption"/>
      </w:pPr>
      <w:r>
        <w:t>Figure 3.4: First five rows and columns of the correlation matrix</w:t>
      </w:r>
    </w:p>
    <w:p w14:paraId="44367DCA" w14:textId="49B35870" w:rsidR="006A219A" w:rsidRDefault="006A219A" w:rsidP="006A219A">
      <w:pPr>
        <w:pStyle w:val="P-Regular"/>
      </w:pPr>
      <w:r>
        <w:t xml:space="preserve">After creating the correlation matrix, </w:t>
      </w:r>
      <w:del w:id="52" w:author="Stephen Klosterman" w:date="2020-11-05T21:54:00Z">
        <w:r w:rsidDel="00722306">
          <w:delText xml:space="preserve">you should </w:delText>
        </w:r>
      </w:del>
      <w:r>
        <w:t xml:space="preserve">notice that the row and column names are the same. Then, for each possible comparison between all pairs of features, as well as all features and the response, which we can't </w:t>
      </w:r>
      <w:ins w:id="53" w:author="Stephen Klosterman" w:date="2020-11-05T21:56:00Z">
        <w:r w:rsidR="004E1D8E">
          <w:t xml:space="preserve">yet </w:t>
        </w:r>
      </w:ins>
      <w:r>
        <w:t>see</w:t>
      </w:r>
      <w:del w:id="54" w:author="Stephen Klosterman" w:date="2020-11-05T21:56:00Z">
        <w:r w:rsidDel="004E1D8E">
          <w:delText xml:space="preserve"> yet</w:delText>
        </w:r>
      </w:del>
      <w:r>
        <w:t xml:space="preserve"> here in the first five rows and columns, there is a number. This number is called the </w:t>
      </w:r>
      <w:r>
        <w:rPr>
          <w:rStyle w:val="P-Bold"/>
        </w:rPr>
        <w:t>correlation</w:t>
      </w:r>
      <w:r>
        <w:t xml:space="preserve"> between these two columns. </w:t>
      </w:r>
      <w:del w:id="55" w:author="Stephen Klosterman" w:date="2020-11-05T21:54:00Z">
        <w:r w:rsidDel="00722306">
          <w:delText>You should notice that a</w:delText>
        </w:r>
      </w:del>
      <w:ins w:id="56" w:author="Stephen Klosterman" w:date="2020-11-05T21:54:00Z">
        <w:r w:rsidR="00722306">
          <w:t>A</w:t>
        </w:r>
      </w:ins>
      <w:r>
        <w:t xml:space="preserve">ll the correlations are between -1 and 1; a column has a correlation of 1 with itself (the diagonal of the correlation matrix), and there is repetition: each comparison appears twice since each column name from the original </w:t>
      </w:r>
      <w:proofErr w:type="spellStart"/>
      <w:r>
        <w:t>DataFrame</w:t>
      </w:r>
      <w:proofErr w:type="spellEnd"/>
      <w:r>
        <w:t xml:space="preserve"> appears as both a row and column in the correlation matrix. Before saying more about correlation, we'll use Seaborn to make a nice plot of it. Here is the plotting code, followed by the output:</w:t>
      </w:r>
    </w:p>
    <w:p w14:paraId="798479C2" w14:textId="77777777" w:rsidR="006A219A" w:rsidRDefault="006A219A" w:rsidP="006A219A">
      <w:pPr>
        <w:pStyle w:val="SC-Source"/>
      </w:pPr>
      <w:proofErr w:type="spellStart"/>
      <w:proofErr w:type="gramStart"/>
      <w:r>
        <w:t>sns.heatmap</w:t>
      </w:r>
      <w:proofErr w:type="spellEnd"/>
      <w:proofErr w:type="gramEnd"/>
      <w:r>
        <w:t>(</w:t>
      </w:r>
      <w:proofErr w:type="spellStart"/>
      <w:r>
        <w:t>corr</w:t>
      </w:r>
      <w:proofErr w:type="spellEnd"/>
      <w:r>
        <w:t xml:space="preserve">, </w:t>
      </w:r>
    </w:p>
    <w:p w14:paraId="6A3FFD56" w14:textId="77777777" w:rsidR="006A219A" w:rsidRDefault="006A219A" w:rsidP="006A219A">
      <w:pPr>
        <w:pStyle w:val="SC-Source"/>
      </w:pPr>
      <w:r>
        <w:t xml:space="preserve">            </w:t>
      </w:r>
      <w:proofErr w:type="spellStart"/>
      <w:r>
        <w:t>xticklabels</w:t>
      </w:r>
      <w:proofErr w:type="spellEnd"/>
      <w:r>
        <w:t>=</w:t>
      </w:r>
      <w:proofErr w:type="spellStart"/>
      <w:proofErr w:type="gramStart"/>
      <w:r>
        <w:t>corr.columns</w:t>
      </w:r>
      <w:proofErr w:type="gramEnd"/>
      <w:r>
        <w:t>.values</w:t>
      </w:r>
      <w:proofErr w:type="spellEnd"/>
      <w:r>
        <w:t>,</w:t>
      </w:r>
    </w:p>
    <w:p w14:paraId="33E6C1CE" w14:textId="77777777" w:rsidR="006A219A" w:rsidRDefault="006A219A" w:rsidP="006A219A">
      <w:pPr>
        <w:pStyle w:val="SC-Source"/>
      </w:pPr>
      <w:r>
        <w:t xml:space="preserve">            </w:t>
      </w:r>
      <w:proofErr w:type="spellStart"/>
      <w:r>
        <w:t>yticklabels</w:t>
      </w:r>
      <w:proofErr w:type="spellEnd"/>
      <w:r>
        <w:t>=</w:t>
      </w:r>
      <w:proofErr w:type="spellStart"/>
      <w:proofErr w:type="gramStart"/>
      <w:r>
        <w:t>corr.columns</w:t>
      </w:r>
      <w:proofErr w:type="gramEnd"/>
      <w:r>
        <w:t>.values</w:t>
      </w:r>
      <w:proofErr w:type="spellEnd"/>
      <w:r>
        <w:t>,</w:t>
      </w:r>
    </w:p>
    <w:p w14:paraId="36A5D573" w14:textId="77777777" w:rsidR="006A219A" w:rsidRDefault="006A219A" w:rsidP="006A219A">
      <w:pPr>
        <w:pStyle w:val="SC-Source"/>
      </w:pPr>
      <w:r>
        <w:t xml:space="preserve">            center=0)</w:t>
      </w:r>
    </w:p>
    <w:p w14:paraId="12FA7FE9" w14:textId="0F456AF8" w:rsidR="006A219A" w:rsidRDefault="006A219A" w:rsidP="006A219A">
      <w:pPr>
        <w:pStyle w:val="P-Regular"/>
      </w:pPr>
      <w:r>
        <w:rPr>
          <w:noProof/>
        </w:rPr>
        <w:lastRenderedPageBreak/>
        <w:drawing>
          <wp:inline distT="0" distB="0" distL="0" distR="0" wp14:anchorId="2BFA519A" wp14:editId="2A929F73">
            <wp:extent cx="5321346" cy="4183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21346" cy="4183380"/>
                    </a:xfrm>
                    <a:prstGeom prst="rect">
                      <a:avLst/>
                    </a:prstGeom>
                    <a:noFill/>
                    <a:ln>
                      <a:noFill/>
                    </a:ln>
                  </pic:spPr>
                </pic:pic>
              </a:graphicData>
            </a:graphic>
          </wp:inline>
        </w:drawing>
      </w:r>
    </w:p>
    <w:p w14:paraId="2F09CD09" w14:textId="77777777" w:rsidR="006A219A" w:rsidRDefault="006A219A" w:rsidP="006A219A">
      <w:pPr>
        <w:pStyle w:val="IMG-Caption"/>
      </w:pPr>
      <w:r>
        <w:t>Figure 3.5: Heatmap of the correlation plot in Seaborn</w:t>
      </w:r>
    </w:p>
    <w:p w14:paraId="260B9F5F" w14:textId="0F1E1C90" w:rsidR="006A219A" w:rsidRDefault="006A219A" w:rsidP="006A219A">
      <w:pPr>
        <w:pStyle w:val="P-Regular"/>
      </w:pPr>
      <w:r>
        <w:t xml:space="preserve">The Seaborn </w:t>
      </w:r>
      <w:r>
        <w:rPr>
          <w:rStyle w:val="P-Code"/>
        </w:rPr>
        <w:t>heatmap</w:t>
      </w:r>
      <w:r>
        <w:t xml:space="preserve"> makes an obvious visualization of the correlation matrix, according to the color scale on the right of </w:t>
      </w:r>
      <w:r>
        <w:rPr>
          <w:rStyle w:val="P-Italics"/>
        </w:rPr>
        <w:t>Figure 3.5</w:t>
      </w:r>
      <w:r>
        <w:t xml:space="preserve">, which is called a </w:t>
      </w:r>
      <w:proofErr w:type="spellStart"/>
      <w:r w:rsidRPr="004E1D8E">
        <w:rPr>
          <w:rStyle w:val="P-Bold"/>
          <w:rPrChange w:id="57" w:author="Stephen Klosterman" w:date="2020-11-05T22:01:00Z">
            <w:rPr>
              <w:rStyle w:val="P-Code"/>
            </w:rPr>
          </w:rPrChange>
        </w:rPr>
        <w:t>colorbar</w:t>
      </w:r>
      <w:proofErr w:type="spellEnd"/>
      <w:r>
        <w:t xml:space="preserve">. Notice that when calling </w:t>
      </w:r>
      <w:proofErr w:type="spellStart"/>
      <w:r>
        <w:rPr>
          <w:rStyle w:val="P-Code"/>
        </w:rPr>
        <w:t>sns.heatmap</w:t>
      </w:r>
      <w:proofErr w:type="spellEnd"/>
      <w:r>
        <w:t xml:space="preserve">, in addition to the matrix, we supplied the </w:t>
      </w:r>
      <w:r>
        <w:rPr>
          <w:rStyle w:val="P-Bold"/>
        </w:rPr>
        <w:t>tick labels</w:t>
      </w:r>
      <w:r>
        <w:t xml:space="preserve"> for the x and y axes, which are the features and response names, and indicated that the </w:t>
      </w:r>
      <w:r w:rsidRPr="004E1D8E">
        <w:rPr>
          <w:rStyle w:val="P-Code"/>
          <w:rPrChange w:id="58" w:author="Stephen Klosterman" w:date="2020-11-05T21:58:00Z">
            <w:rPr/>
          </w:rPrChange>
        </w:rPr>
        <w:t>center</w:t>
      </w:r>
      <w:r>
        <w:t xml:space="preserve"> of</w:t>
      </w:r>
      <w:ins w:id="59" w:author="Stephen Klosterman" w:date="2020-11-05T21:59:00Z">
        <w:r w:rsidR="004E1D8E">
          <w:t xml:space="preserve"> the</w:t>
        </w:r>
      </w:ins>
      <w:r>
        <w:t xml:space="preserve"> </w:t>
      </w:r>
      <w:proofErr w:type="spellStart"/>
      <w:r w:rsidRPr="004E1D8E">
        <w:rPr>
          <w:rPrChange w:id="60" w:author="Stephen Klosterman" w:date="2020-11-05T22:01:00Z">
            <w:rPr>
              <w:rStyle w:val="P-Code"/>
            </w:rPr>
          </w:rPrChange>
        </w:rPr>
        <w:t>colorbar</w:t>
      </w:r>
      <w:proofErr w:type="spellEnd"/>
      <w:r>
        <w:t xml:space="preserve"> should be 0, so that positive and negative correlation are distinguishable as red and blue, respectively.</w:t>
      </w:r>
    </w:p>
    <w:p w14:paraId="26EDD5D5" w14:textId="77777777" w:rsidR="006A219A" w:rsidRDefault="006A219A" w:rsidP="006A219A">
      <w:pPr>
        <w:pStyle w:val="P-Regular"/>
      </w:pPr>
      <w:r>
        <w:t xml:space="preserve">What does this plot tell us? At a high level, if two features, or a feature and the response, are </w:t>
      </w:r>
      <w:r>
        <w:rPr>
          <w:rStyle w:val="P-Bold"/>
        </w:rPr>
        <w:t>highly correlated</w:t>
      </w:r>
      <w:r>
        <w:t xml:space="preserve"> with each other, you can say there is a strong association between them. Features that are highly correlated to the response will be good features to use for prediction. This high correlation could be positive or negative; we'll explain the difference shortly.</w:t>
      </w:r>
    </w:p>
    <w:p w14:paraId="0D310973" w14:textId="6F2B2A6B" w:rsidR="006A219A" w:rsidRDefault="006A219A" w:rsidP="006A219A">
      <w:pPr>
        <w:pStyle w:val="P-Regular"/>
      </w:pPr>
      <w:del w:id="61" w:author="Stephen Klosterman" w:date="2020-11-05T22:02:00Z">
        <w:r w:rsidDel="00552C3B">
          <w:delText>The correlation plot shows us</w:delText>
        </w:r>
      </w:del>
      <w:ins w:id="62" w:author="Stephen Klosterman" w:date="2020-11-05T22:02:00Z">
        <w:r w:rsidR="00552C3B">
          <w:t>To see correlation with the response variable</w:t>
        </w:r>
      </w:ins>
      <w:r>
        <w:t xml:space="preserve">, </w:t>
      </w:r>
      <w:ins w:id="63" w:author="Stephen Klosterman" w:date="2020-11-05T22:02:00Z">
        <w:r w:rsidR="00552C3B">
          <w:t xml:space="preserve">we look </w:t>
        </w:r>
      </w:ins>
      <w:r>
        <w:t>along the bottom row</w:t>
      </w:r>
      <w:ins w:id="64" w:author="Stephen Klosterman" w:date="2020-11-05T22:02:00Z">
        <w:r w:rsidR="00552C3B">
          <w:t xml:space="preserve">, </w:t>
        </w:r>
      </w:ins>
      <w:del w:id="65" w:author="Stephen Klosterman" w:date="2020-11-05T22:02:00Z">
        <w:r w:rsidDel="00552C3B">
          <w:delText xml:space="preserve"> (</w:delText>
        </w:r>
      </w:del>
      <w:r>
        <w:t>or</w:t>
      </w:r>
      <w:ins w:id="66" w:author="Stephen Klosterman" w:date="2020-11-05T22:02:00Z">
        <w:r w:rsidR="00552C3B">
          <w:t xml:space="preserve"> equivalently the</w:t>
        </w:r>
      </w:ins>
      <w:r>
        <w:t xml:space="preserve"> last column</w:t>
      </w:r>
      <w:del w:id="67" w:author="Stephen Klosterman" w:date="2020-11-05T22:02:00Z">
        <w:r w:rsidDel="00552C3B">
          <w:delText>),</w:delText>
        </w:r>
      </w:del>
      <w:ins w:id="68" w:author="Stephen Klosterman" w:date="2020-11-05T22:02:00Z">
        <w:r w:rsidR="00552C3B">
          <w:t>. Here we see</w:t>
        </w:r>
      </w:ins>
      <w:r>
        <w:t xml:space="preserve"> that the </w:t>
      </w:r>
      <w:r>
        <w:rPr>
          <w:rStyle w:val="P-Code"/>
        </w:rPr>
        <w:t>PAY_1</w:t>
      </w:r>
      <w:r>
        <w:t xml:space="preserve"> feature is probably the most strongly correlated feature to the response variable. We can also see that a number of features are highly correlated to each other, in particular the </w:t>
      </w:r>
      <w:r>
        <w:rPr>
          <w:rStyle w:val="P-Code"/>
        </w:rPr>
        <w:t>BILL_AMT</w:t>
      </w:r>
      <w:r>
        <w:t xml:space="preserve"> features. We will talk in the next chapter about the importance of features that are correlated with each other; this is important to know about for certain models such as logistic regression, that make assumptions about the correlations between features. For now, we take the observation that </w:t>
      </w:r>
      <w:r>
        <w:rPr>
          <w:rStyle w:val="P-Code"/>
        </w:rPr>
        <w:t>PAY_1</w:t>
      </w:r>
      <w:r>
        <w:t xml:space="preserve"> is likely going to be the best, most predictive feature for our model. The other feature that looks like it may be important is </w:t>
      </w:r>
      <w:r>
        <w:rPr>
          <w:rStyle w:val="P-Code"/>
        </w:rPr>
        <w:t>LIMIT_BAL</w:t>
      </w:r>
      <w:r>
        <w:t xml:space="preserve">, which is negatively correlated. Depending on how astute your vision is, only these two really appear to be any color other than black (meaning 0 correlation), in the bottom row of </w:t>
      </w:r>
      <w:r>
        <w:rPr>
          <w:rStyle w:val="P-Italics"/>
        </w:rPr>
        <w:t>Figure 3.5</w:t>
      </w:r>
      <w:r>
        <w:t>.</w:t>
      </w:r>
    </w:p>
    <w:p w14:paraId="2D4435AE" w14:textId="027637C3" w:rsidR="006A219A" w:rsidRDefault="006A219A" w:rsidP="006A219A">
      <w:pPr>
        <w:pStyle w:val="P-Regular"/>
      </w:pPr>
      <w:r>
        <w:lastRenderedPageBreak/>
        <w:t xml:space="preserve">What is linear correlation, mathematically speaking? If you've taken basic statistics, you are likely familiar with linear correlation already. For two columns, </w:t>
      </w:r>
      <w:r>
        <w:rPr>
          <w:rStyle w:val="P-Italics"/>
        </w:rPr>
        <w:t>X</w:t>
      </w:r>
      <w:r>
        <w:t xml:space="preserve"> and </w:t>
      </w:r>
      <w:r>
        <w:rPr>
          <w:rStyle w:val="P-Italics"/>
        </w:rPr>
        <w:t>Y</w:t>
      </w:r>
      <w:r>
        <w:t xml:space="preserve">, linear correlation </w:t>
      </w:r>
      <w:r>
        <w:rPr>
          <w:rStyle w:val="P-Italics"/>
          <w:rFonts w:ascii="Cambria Math" w:hAnsi="Cambria Math" w:cs="Cambria Math"/>
          <w:i w:val="0"/>
          <w:iCs/>
        </w:rPr>
        <w:t>ρ</w:t>
      </w:r>
      <w:r>
        <w:t xml:space="preserve"> (lowercase Greek letter "rho") is defined as the following:</w:t>
      </w:r>
    </w:p>
    <w:p w14:paraId="0C45EC30" w14:textId="55FBB7DF" w:rsidR="008F0CAC" w:rsidDel="004E1D8E" w:rsidRDefault="008F0CAC" w:rsidP="006A219A">
      <w:pPr>
        <w:pStyle w:val="P-Regular"/>
        <w:rPr>
          <w:del w:id="69" w:author="Stephen Klosterman" w:date="2020-11-05T22:00:00Z"/>
        </w:rPr>
      </w:pPr>
    </w:p>
    <w:p w14:paraId="3ECDF25C" w14:textId="7DD781B8" w:rsidR="008F0CAC" w:rsidRDefault="008F0CAC" w:rsidP="006A219A">
      <w:pPr>
        <w:pStyle w:val="P-Regular"/>
      </w:pPr>
    </w:p>
    <w:p w14:paraId="4F9868ED" w14:textId="45074960" w:rsidR="008F0CAC" w:rsidDel="004E1D8E" w:rsidRDefault="008F0CAC" w:rsidP="006A219A">
      <w:pPr>
        <w:pStyle w:val="P-Regular"/>
        <w:rPr>
          <w:del w:id="70" w:author="Stephen Klosterman" w:date="2020-11-05T22:00:00Z"/>
        </w:rPr>
      </w:pPr>
      <w:r>
        <w:rPr>
          <w:noProof/>
        </w:rPr>
        <w:drawing>
          <wp:inline distT="0" distB="0" distL="0" distR="0" wp14:anchorId="22ACB071" wp14:editId="7926152D">
            <wp:extent cx="1478280" cy="3733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78280" cy="373380"/>
                    </a:xfrm>
                    <a:prstGeom prst="rect">
                      <a:avLst/>
                    </a:prstGeom>
                    <a:noFill/>
                    <a:ln>
                      <a:noFill/>
                    </a:ln>
                  </pic:spPr>
                </pic:pic>
              </a:graphicData>
            </a:graphic>
          </wp:inline>
        </w:drawing>
      </w:r>
    </w:p>
    <w:p w14:paraId="2CCC10D4" w14:textId="77777777" w:rsidR="006A219A" w:rsidRDefault="006A219A" w:rsidP="006A219A">
      <w:pPr>
        <w:pStyle w:val="P-Regular"/>
      </w:pPr>
    </w:p>
    <w:p w14:paraId="2BAE6CD5" w14:textId="77777777" w:rsidR="006A219A" w:rsidRDefault="006A219A" w:rsidP="006A219A">
      <w:pPr>
        <w:pStyle w:val="IMG-Caption"/>
      </w:pPr>
      <w:r>
        <w:t>Figure 3.6: Linear correlation equation</w:t>
      </w:r>
    </w:p>
    <w:p w14:paraId="5D91FCB9" w14:textId="7237769C" w:rsidR="006A219A" w:rsidRDefault="006A219A" w:rsidP="006A219A">
      <w:pPr>
        <w:pStyle w:val="P-Regular"/>
        <w:rPr>
          <w:rStyle w:val="P-Italics"/>
        </w:rPr>
      </w:pPr>
      <w:r>
        <w:t xml:space="preserve">This equation describes the </w:t>
      </w:r>
      <w:r>
        <w:rPr>
          <w:rStyle w:val="P-Bold"/>
        </w:rPr>
        <w:t>expected value</w:t>
      </w:r>
      <w:r>
        <w:t xml:space="preserve"> (</w:t>
      </w:r>
      <w:r w:rsidRPr="00FB4038">
        <w:rPr>
          <w:rStyle w:val="P-Italics"/>
          <w:rPrChange w:id="71" w:author="Stephen Klosterman" w:date="2020-11-05T22:05:00Z">
            <w:rPr/>
          </w:rPrChange>
        </w:rPr>
        <w:t>E</w:t>
      </w:r>
      <w:r>
        <w:t xml:space="preserve">, which you can think of as the average) of the difference between the elements of </w:t>
      </w:r>
      <w:r>
        <w:rPr>
          <w:rStyle w:val="P-Italics"/>
        </w:rPr>
        <w:t>X</w:t>
      </w:r>
      <w:r>
        <w:t xml:space="preserve">, and their average, </w:t>
      </w:r>
      <w:r>
        <w:rPr>
          <w:rStyle w:val="P-Italics"/>
        </w:rPr>
        <w:t>µ</w:t>
      </w:r>
      <w:r>
        <w:rPr>
          <w:rStyle w:val="P-Italics"/>
          <w:vertAlign w:val="subscript"/>
        </w:rPr>
        <w:t>x</w:t>
      </w:r>
      <w:r>
        <w:t xml:space="preserve">, multiplied by the difference between the corresponding elements of </w:t>
      </w:r>
      <w:r>
        <w:rPr>
          <w:rStyle w:val="P-Italics"/>
        </w:rPr>
        <w:t>Y</w:t>
      </w:r>
      <w:r>
        <w:t xml:space="preserve">, and their average, </w:t>
      </w:r>
      <w:r>
        <w:rPr>
          <w:rStyle w:val="P-Italics"/>
        </w:rPr>
        <w:t>µ</w:t>
      </w:r>
      <w:r>
        <w:rPr>
          <w:rStyle w:val="P-Italics"/>
          <w:vertAlign w:val="subscript"/>
        </w:rPr>
        <w:t>y</w:t>
      </w:r>
      <w:r>
        <w:t>. The average</w:t>
      </w:r>
      <w:ins w:id="72" w:author="Stephen Klosterman" w:date="2020-11-05T22:05:00Z">
        <w:r w:rsidR="00FB4038">
          <w:t xml:space="preserve"> for </w:t>
        </w:r>
        <w:r w:rsidR="00FB4038" w:rsidRPr="00FB4038">
          <w:rPr>
            <w:rStyle w:val="P-Italics"/>
            <w:rPrChange w:id="73" w:author="Stephen Klosterman" w:date="2020-11-05T22:05:00Z">
              <w:rPr/>
            </w:rPrChange>
          </w:rPr>
          <w:t>E</w:t>
        </w:r>
      </w:ins>
      <w:r>
        <w:t xml:space="preserve"> is taken over pairs of </w:t>
      </w:r>
      <w:proofErr w:type="gramStart"/>
      <w:r>
        <w:rPr>
          <w:rStyle w:val="P-Italics"/>
        </w:rPr>
        <w:t>X</w:t>
      </w:r>
      <w:proofErr w:type="gramEnd"/>
      <w:r>
        <w:t xml:space="preserve">, </w:t>
      </w:r>
      <w:r>
        <w:rPr>
          <w:rStyle w:val="P-Italics"/>
        </w:rPr>
        <w:t>Y</w:t>
      </w:r>
      <w:r>
        <w:t xml:space="preserve"> values. You can imagine that if</w:t>
      </w:r>
      <w:ins w:id="74" w:author="Stephen Klosterman" w:date="2020-11-05T22:05:00Z">
        <w:r w:rsidR="00871E75">
          <w:t>,</w:t>
        </w:r>
      </w:ins>
      <w:r>
        <w:t xml:space="preserve"> when </w:t>
      </w:r>
      <w:r>
        <w:rPr>
          <w:rStyle w:val="P-Italics"/>
        </w:rPr>
        <w:t>X</w:t>
      </w:r>
      <w:r>
        <w:t xml:space="preserve"> is relatively large </w:t>
      </w:r>
      <w:del w:id="75" w:author="Stephen Klosterman" w:date="2020-11-05T22:07:00Z">
        <w:r w:rsidDel="00871E75">
          <w:delText>(</w:delText>
        </w:r>
      </w:del>
      <w:r>
        <w:t>compared to its mean</w:t>
      </w:r>
      <w:ins w:id="76" w:author="Stephen Klosterman" w:date="2020-11-05T22:06:00Z">
        <w:r w:rsidR="00871E75">
          <w:t xml:space="preserve"> </w:t>
        </w:r>
        <w:r w:rsidR="00871E75">
          <w:rPr>
            <w:rStyle w:val="P-Italics"/>
          </w:rPr>
          <w:t>µ</w:t>
        </w:r>
        <w:r w:rsidR="00871E75">
          <w:rPr>
            <w:rStyle w:val="P-Italics"/>
            <w:vertAlign w:val="subscript"/>
          </w:rPr>
          <w:t>x</w:t>
        </w:r>
      </w:ins>
      <w:del w:id="77" w:author="Stephen Klosterman" w:date="2020-11-05T22:07:00Z">
        <w:r w:rsidDel="00871E75">
          <w:delText>)</w:delText>
        </w:r>
      </w:del>
      <w:r>
        <w:t xml:space="preserve">, </w:t>
      </w:r>
      <w:r>
        <w:rPr>
          <w:rStyle w:val="P-Italics"/>
        </w:rPr>
        <w:t>Y</w:t>
      </w:r>
      <w:r>
        <w:t xml:space="preserve"> also tends to be </w:t>
      </w:r>
      <w:ins w:id="78" w:author="Stephen Klosterman" w:date="2020-11-05T22:07:00Z">
        <w:r w:rsidR="00871E75">
          <w:t xml:space="preserve">similarly </w:t>
        </w:r>
      </w:ins>
      <w:r>
        <w:t xml:space="preserve">large, </w:t>
      </w:r>
      <w:del w:id="79" w:author="Stephen Klosterman" w:date="2020-11-05T22:07:00Z">
        <w:r w:rsidDel="00871E75">
          <w:delText xml:space="preserve">and similarly </w:delText>
        </w:r>
        <w:r w:rsidDel="00871E75">
          <w:rPr>
            <w:rStyle w:val="P-Italics"/>
          </w:rPr>
          <w:delText>Y</w:delText>
        </w:r>
        <w:r w:rsidDel="00871E75">
          <w:delText xml:space="preserve"> tends to be small when </w:delText>
        </w:r>
        <w:r w:rsidDel="00871E75">
          <w:rPr>
            <w:rStyle w:val="P-Italics"/>
          </w:rPr>
          <w:delText>X</w:delText>
        </w:r>
        <w:r w:rsidDel="00871E75">
          <w:delText xml:space="preserve"> is small, </w:delText>
        </w:r>
      </w:del>
      <w:r>
        <w:t xml:space="preserve">then the terms of the multiplication in the numerator will </w:t>
      </w:r>
      <w:ins w:id="80" w:author="Stephen Klosterman" w:date="2020-11-07T15:43:00Z">
        <w:r w:rsidR="00D040D3">
          <w:t xml:space="preserve">both </w:t>
        </w:r>
      </w:ins>
      <w:r>
        <w:t>tend</w:t>
      </w:r>
      <w:ins w:id="81" w:author="Stephen Klosterman" w:date="2020-11-07T15:43:00Z">
        <w:r w:rsidR="00D040D3">
          <w:t xml:space="preserve"> to</w:t>
        </w:r>
      </w:ins>
      <w:r>
        <w:t xml:space="preserve"> </w:t>
      </w:r>
      <w:del w:id="82" w:author="Stephen Klosterman" w:date="2020-11-05T22:08:00Z">
        <w:r w:rsidDel="00871E75">
          <w:delText xml:space="preserve">to either be </w:delText>
        </w:r>
      </w:del>
      <w:del w:id="83" w:author="Stephen Klosterman" w:date="2020-11-07T15:43:00Z">
        <w:r w:rsidDel="00D040D3">
          <w:delText>both</w:delText>
        </w:r>
      </w:del>
      <w:ins w:id="84" w:author="Stephen Klosterman" w:date="2020-11-05T22:08:00Z">
        <w:r w:rsidR="00871E75">
          <w:t>be</w:t>
        </w:r>
      </w:ins>
      <w:r>
        <w:t xml:space="preserve"> positive</w:t>
      </w:r>
      <w:del w:id="85" w:author="Stephen Klosterman" w:date="2020-11-05T22:08:00Z">
        <w:r w:rsidDel="00871E75">
          <w:delText xml:space="preserve"> or both negative</w:delText>
        </w:r>
      </w:del>
      <w:r>
        <w:t xml:space="preserve">, leading to a positive product and </w:t>
      </w:r>
      <w:r>
        <w:rPr>
          <w:rStyle w:val="P-Bold"/>
        </w:rPr>
        <w:t>positive correlation</w:t>
      </w:r>
      <w:r>
        <w:t xml:space="preserve"> after the expected value</w:t>
      </w:r>
      <w:ins w:id="86" w:author="Stephen Klosterman" w:date="2020-11-05T22:08:00Z">
        <w:r w:rsidR="00871E75">
          <w:t xml:space="preserve"> </w:t>
        </w:r>
        <w:r w:rsidR="00871E75" w:rsidRPr="00871E75">
          <w:rPr>
            <w:rStyle w:val="P-Italics"/>
            <w:rPrChange w:id="87" w:author="Stephen Klosterman" w:date="2020-11-05T22:08:00Z">
              <w:rPr/>
            </w:rPrChange>
          </w:rPr>
          <w:t>E</w:t>
        </w:r>
      </w:ins>
      <w:r>
        <w:t xml:space="preserve"> is taken. </w:t>
      </w:r>
      <w:ins w:id="88" w:author="Stephen Klosterman" w:date="2020-11-05T22:08:00Z">
        <w:r w:rsidR="00871E75">
          <w:t xml:space="preserve">Similarly, if </w:t>
        </w:r>
        <w:r w:rsidR="00871E75">
          <w:rPr>
            <w:rStyle w:val="P-Italics"/>
          </w:rPr>
          <w:t>Y</w:t>
        </w:r>
        <w:r w:rsidR="00871E75">
          <w:t xml:space="preserve"> tends to be small when </w:t>
        </w:r>
        <w:r w:rsidR="00871E75">
          <w:rPr>
            <w:rStyle w:val="P-Italics"/>
          </w:rPr>
          <w:t>X</w:t>
        </w:r>
        <w:r w:rsidR="00871E75">
          <w:t xml:space="preserve"> is small, </w:t>
        </w:r>
      </w:ins>
      <w:ins w:id="89" w:author="Stephen Klosterman" w:date="2020-11-05T22:09:00Z">
        <w:r w:rsidR="00871E75">
          <w:t>both terms in the numerator will be negative and again lead to positive correlation.</w:t>
        </w:r>
      </w:ins>
      <w:ins w:id="90" w:author="Stephen Klosterman" w:date="2020-11-05T22:08:00Z">
        <w:r w:rsidR="00871E75">
          <w:t xml:space="preserve"> </w:t>
        </w:r>
      </w:ins>
      <w:r>
        <w:t xml:space="preserve">Conversely, if </w:t>
      </w:r>
      <w:r>
        <w:rPr>
          <w:rStyle w:val="P-Italics"/>
        </w:rPr>
        <w:t>Y</w:t>
      </w:r>
      <w:r>
        <w:t xml:space="preserve"> tends to decrease as </w:t>
      </w:r>
      <w:r>
        <w:rPr>
          <w:rStyle w:val="P-Italics"/>
        </w:rPr>
        <w:t>X</w:t>
      </w:r>
      <w:r>
        <w:t xml:space="preserve"> increases, they will have </w:t>
      </w:r>
      <w:r>
        <w:rPr>
          <w:rStyle w:val="P-Bold"/>
        </w:rPr>
        <w:t>negative correlation</w:t>
      </w:r>
      <w:r>
        <w:t xml:space="preserve">. The denominator (product of </w:t>
      </w:r>
      <w:r>
        <w:rPr>
          <w:rStyle w:val="P-Bold"/>
        </w:rPr>
        <w:t>standard deviations</w:t>
      </w:r>
      <w:r>
        <w:t xml:space="preserve"> of </w:t>
      </w:r>
      <w:r>
        <w:rPr>
          <w:rStyle w:val="P-Italics"/>
        </w:rPr>
        <w:t>X</w:t>
      </w:r>
      <w:r>
        <w:t xml:space="preserve"> and </w:t>
      </w:r>
      <w:r>
        <w:rPr>
          <w:rStyle w:val="P-Italics"/>
        </w:rPr>
        <w:t>Y</w:t>
      </w:r>
      <w:r>
        <w:t xml:space="preserve">) serves to normalize linear correlation to the scale of [-1, 1]. Because Pearson correlation is adjusted for the mean and standard deviation of the data, the actual values of the data are not so important as the relationship between </w:t>
      </w:r>
      <w:r>
        <w:rPr>
          <w:rStyle w:val="P-Italics"/>
        </w:rPr>
        <w:t>X</w:t>
      </w:r>
      <w:r>
        <w:t xml:space="preserve"> and </w:t>
      </w:r>
      <w:r>
        <w:rPr>
          <w:rStyle w:val="P-Italics"/>
        </w:rPr>
        <w:t>Y</w:t>
      </w:r>
      <w:r>
        <w:t xml:space="preserve">. </w:t>
      </w:r>
      <w:r>
        <w:rPr>
          <w:rStyle w:val="P-Italics"/>
        </w:rPr>
        <w:t>Stronger linear correlations are closer to 1 or -1. If there is no linear relation between X and Y, the correlation will be close to zero.</w:t>
      </w:r>
    </w:p>
    <w:p w14:paraId="44991AC6" w14:textId="06166BD6" w:rsidR="006A219A" w:rsidRDefault="006A219A" w:rsidP="006A219A">
      <w:pPr>
        <w:pStyle w:val="P-Regular"/>
      </w:pPr>
      <w:r>
        <w:t xml:space="preserve">It's worth noting that, while it is regularly used in this context by data science practitioners, Pearson correlation is not strictly appropriate for a binary response variable, as we have in </w:t>
      </w:r>
      <w:del w:id="91" w:author="Stephen Klosterman" w:date="2020-11-07T15:47:00Z">
        <w:r w:rsidDel="00D040D3">
          <w:delText xml:space="preserve">our </w:delText>
        </w:r>
      </w:del>
      <w:ins w:id="92" w:author="Stephen Klosterman" w:date="2020-11-07T15:47:00Z">
        <w:r w:rsidR="00D040D3">
          <w:t xml:space="preserve">the case study </w:t>
        </w:r>
      </w:ins>
      <w:r>
        <w:t xml:space="preserve">problem. Technically speaking, among other restrictions, Pearson correlation is only valid for </w:t>
      </w:r>
      <w:r>
        <w:rPr>
          <w:rStyle w:val="P-Bold"/>
        </w:rPr>
        <w:t>continuous data</w:t>
      </w:r>
      <w:r>
        <w:t xml:space="preserve">, such as the data we used for our linear regression exercise in </w:t>
      </w:r>
      <w:r>
        <w:rPr>
          <w:rStyle w:val="P-Italics"/>
        </w:rPr>
        <w:t>Chapter 2</w:t>
      </w:r>
      <w:r>
        <w:t xml:space="preserve">, </w:t>
      </w:r>
      <w:r>
        <w:rPr>
          <w:rStyle w:val="P-Italics"/>
        </w:rPr>
        <w:t>Introduction to Scikit-Learn and model evaluation</w:t>
      </w:r>
      <w:r>
        <w:t>. However, Pearson correlation can still accomplish the purpose of giving a quick idea of the potential usefulness of features. It is also conveniently available in software libraries such as pandas.</w:t>
      </w:r>
    </w:p>
    <w:p w14:paraId="40A50867" w14:textId="564B001B" w:rsidR="006A219A" w:rsidRDefault="006A219A" w:rsidP="006A219A">
      <w:pPr>
        <w:pStyle w:val="P-Regular"/>
      </w:pPr>
      <w:r>
        <w:t xml:space="preserve">In data science in general, you will find that certain widely used techniques may be applied to data that violates their formal statistical assumptions. It is important to be aware of the formal assumptions underlying </w:t>
      </w:r>
      <w:ins w:id="93" w:author="Stephen Klosterman" w:date="2020-11-05T22:13:00Z">
        <w:r w:rsidR="00BF0880">
          <w:t xml:space="preserve">analytical </w:t>
        </w:r>
      </w:ins>
      <w:r>
        <w:t>methods. In fact, knowledge of these assumptions may be tested during interviews for data science jobs. However, in practice, as long as a technique can help us on our way to understanding the problem and finding an effective solution, it can still be a valuable tool.</w:t>
      </w:r>
    </w:p>
    <w:p w14:paraId="16403588" w14:textId="4396B32E" w:rsidR="006A219A" w:rsidRDefault="006A219A" w:rsidP="006A219A">
      <w:pPr>
        <w:pStyle w:val="P-Regular"/>
      </w:pPr>
      <w:r>
        <w:t xml:space="preserve">That being said, linear correlation will not be an effective measure of the predictive power of all features. In particular, it only picks up on linear relationships. Shifting our focus momentarily to a hypothetical regression problem, have a look at the following examples and discuss what you expect the linear correlations to be. Notice that the values of the data on the </w:t>
      </w:r>
      <w:r>
        <w:rPr>
          <w:rStyle w:val="P-Italics"/>
        </w:rPr>
        <w:t>x-</w:t>
      </w:r>
      <w:r>
        <w:t xml:space="preserve"> and </w:t>
      </w:r>
      <w:r>
        <w:rPr>
          <w:rStyle w:val="P-Italics"/>
        </w:rPr>
        <w:t>y-axes</w:t>
      </w:r>
      <w:r>
        <w:t xml:space="preserve"> are not labeled; this is because the location (mean) and standard deviation (scale) of data does not affect Pearson correlation, only the relationship between the variables, which can be discerned by plotting them together.</w:t>
      </w:r>
    </w:p>
    <w:p w14:paraId="0764B43F" w14:textId="3D6381C5" w:rsidR="008F0CAC" w:rsidRDefault="008F0CAC" w:rsidP="006A219A">
      <w:pPr>
        <w:pStyle w:val="P-Regular"/>
      </w:pPr>
    </w:p>
    <w:p w14:paraId="2D7634D7" w14:textId="2AD5E084" w:rsidR="008F0CAC" w:rsidRDefault="008F0CAC" w:rsidP="006A219A">
      <w:pPr>
        <w:pStyle w:val="P-Regular"/>
      </w:pPr>
    </w:p>
    <w:p w14:paraId="6A12FB92" w14:textId="3755F1A6" w:rsidR="008F0CAC" w:rsidRDefault="008F0CAC" w:rsidP="006A219A">
      <w:pPr>
        <w:pStyle w:val="P-Regular"/>
      </w:pPr>
      <w:r>
        <w:rPr>
          <w:noProof/>
        </w:rPr>
        <w:lastRenderedPageBreak/>
        <w:drawing>
          <wp:inline distT="0" distB="0" distL="0" distR="0" wp14:anchorId="60515E8B" wp14:editId="0CC331B0">
            <wp:extent cx="4335780" cy="30251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5780" cy="3025140"/>
                    </a:xfrm>
                    <a:prstGeom prst="rect">
                      <a:avLst/>
                    </a:prstGeom>
                    <a:noFill/>
                    <a:ln>
                      <a:noFill/>
                    </a:ln>
                  </pic:spPr>
                </pic:pic>
              </a:graphicData>
            </a:graphic>
          </wp:inline>
        </w:drawing>
      </w:r>
    </w:p>
    <w:p w14:paraId="38525B47" w14:textId="77777777" w:rsidR="006A219A" w:rsidRDefault="006A219A" w:rsidP="006A219A">
      <w:pPr>
        <w:pStyle w:val="P-Regular"/>
      </w:pPr>
    </w:p>
    <w:p w14:paraId="4A848776" w14:textId="77777777" w:rsidR="006A219A" w:rsidRDefault="006A219A" w:rsidP="006A219A">
      <w:pPr>
        <w:pStyle w:val="IMG-Caption"/>
      </w:pPr>
      <w:r w:rsidRPr="00D040D3">
        <w:t>Figure 3.7: Scatterplots of the relation between example variables</w:t>
      </w:r>
    </w:p>
    <w:p w14:paraId="594D9D72" w14:textId="77777777" w:rsidR="006A219A" w:rsidRDefault="006A219A" w:rsidP="006A219A">
      <w:pPr>
        <w:pStyle w:val="P-Regular"/>
      </w:pPr>
      <w:r>
        <w:t xml:space="preserve">For examples A and B, the actual Pearson correlations of these datasets are 0.96 and -0.97, respectively, according to the formula given previously. From looking at the plots, it's pretty clear that a correlation close to 1 or -1 has provided useful insight on the relationship between these variables. For </w:t>
      </w:r>
      <w:proofErr w:type="gramStart"/>
      <w:r>
        <w:t>example</w:t>
      </w:r>
      <w:proofErr w:type="gramEnd"/>
      <w:r>
        <w:t xml:space="preserve"> C, the correlation is 0.06. Correlation closer to 0 looks like an effective indication of the lack of an association here: the value of </w:t>
      </w:r>
      <w:r>
        <w:rPr>
          <w:rStyle w:val="P-Italics"/>
        </w:rPr>
        <w:t xml:space="preserve">Y </w:t>
      </w:r>
      <w:r>
        <w:t xml:space="preserve">doesn't really seem to have much to do with the value of </w:t>
      </w:r>
      <w:r>
        <w:rPr>
          <w:rStyle w:val="P-Italics"/>
        </w:rPr>
        <w:t>X</w:t>
      </w:r>
      <w:r>
        <w:t xml:space="preserve">. However, in example D, there is clearly some relationship between the variables. But the linear correlation is actually lower than the previous example, at 0.02! Here, </w:t>
      </w:r>
      <w:r>
        <w:rPr>
          <w:rStyle w:val="P-Italics"/>
        </w:rPr>
        <w:t>X</w:t>
      </w:r>
      <w:r>
        <w:t xml:space="preserve"> and </w:t>
      </w:r>
      <w:r>
        <w:rPr>
          <w:rStyle w:val="P-Italics"/>
        </w:rPr>
        <w:t>Y</w:t>
      </w:r>
      <w:r>
        <w:t xml:space="preserve"> tend to "move together" over smaller scales, but this is averaged out over all samples when linear correlation is calculated.</w:t>
      </w:r>
    </w:p>
    <w:p w14:paraId="119E079E" w14:textId="77777777" w:rsidR="006A219A" w:rsidRDefault="006A219A" w:rsidP="006A219A">
      <w:pPr>
        <w:pStyle w:val="P-Regular"/>
      </w:pPr>
      <w:r>
        <w:t xml:space="preserve">Ultimately, any summary statistic such as correlation that you may choose is only that: a summary. It could hide important details. For this reason, it is usually a good idea to visually examine the relationship between the features and response. This potentially takes up a lot of space on the page, so we won't demonstrate it here for all features in the case study. However, both pandas and Seaborn offer functions to create what's called a </w:t>
      </w:r>
      <w:r>
        <w:rPr>
          <w:rStyle w:val="P-Bold"/>
        </w:rPr>
        <w:t>scatterplot matrix</w:t>
      </w:r>
      <w:r>
        <w:t xml:space="preserve">. A scatterplot matrix is similar to a correlation plot, but it actually shows all the data as a grid of scatter plots of all features and the response variable. This allows you to examine the data directly in a concise format. Since this could potentially be a lot of data and plots, you may need to </w:t>
      </w:r>
      <w:proofErr w:type="spellStart"/>
      <w:r>
        <w:t>downsample</w:t>
      </w:r>
      <w:proofErr w:type="spellEnd"/>
      <w:r>
        <w:t xml:space="preserve"> your data and look at a reduced number of features for the function to run efficiently.</w:t>
      </w:r>
    </w:p>
    <w:p w14:paraId="7696ECC5" w14:textId="77777777" w:rsidR="006A219A" w:rsidRDefault="006A219A" w:rsidP="006A219A">
      <w:pPr>
        <w:pStyle w:val="H2-General"/>
      </w:pPr>
      <w:r>
        <w:t>F-test</w:t>
      </w:r>
    </w:p>
    <w:p w14:paraId="1706407F" w14:textId="77777777" w:rsidR="006A219A" w:rsidRDefault="006A219A" w:rsidP="006A219A">
      <w:pPr>
        <w:pStyle w:val="P-Regular"/>
      </w:pPr>
      <w:r>
        <w:t xml:space="preserve">While Pearson correlation is theoretically valid for continuous response variables, the binary response variable for the case study data could be considered categorical data, with only two categories: 0 and 1. Among the different kinds of tests we can run, to see whether features are associated with a categorical response, is the </w:t>
      </w:r>
      <w:r>
        <w:rPr>
          <w:rStyle w:val="P-Keyword"/>
        </w:rPr>
        <w:t>ANOVA F-test</w:t>
      </w:r>
      <w:r>
        <w:t xml:space="preserve">, available in scikit-learn as </w:t>
      </w:r>
      <w:proofErr w:type="spellStart"/>
      <w:r>
        <w:rPr>
          <w:rStyle w:val="P-Code"/>
        </w:rPr>
        <w:t>f_classif</w:t>
      </w:r>
      <w:proofErr w:type="spellEnd"/>
      <w:r>
        <w:t xml:space="preserve">. ANOVA stands for "analysis of variance". The ANOVA F-test can be contrasted with </w:t>
      </w:r>
      <w:r>
        <w:lastRenderedPageBreak/>
        <w:t xml:space="preserve">the </w:t>
      </w:r>
      <w:r>
        <w:rPr>
          <w:rStyle w:val="P-Keyword"/>
        </w:rPr>
        <w:t>regression F-test</w:t>
      </w:r>
      <w:r>
        <w:t xml:space="preserve">, which is very similar to Pearson correlation, also available in scikit-learn as </w:t>
      </w:r>
      <w:proofErr w:type="spellStart"/>
      <w:r>
        <w:rPr>
          <w:rStyle w:val="P-Code"/>
        </w:rPr>
        <w:t>f_regression</w:t>
      </w:r>
      <w:proofErr w:type="spellEnd"/>
      <w:r>
        <w:t>.</w:t>
      </w:r>
    </w:p>
    <w:p w14:paraId="65E51696" w14:textId="77777777" w:rsidR="006A219A" w:rsidRDefault="006A219A" w:rsidP="006A219A">
      <w:pPr>
        <w:pStyle w:val="P-Regular"/>
      </w:pPr>
      <w:r>
        <w:t>We will do an ANOVA F-test using the candidate features for the case study data in the following exercise. You will see that the output consists of F-statistics, as well as p-values. How can we interpret this output? We will focus on the p-value, for reasons that will become clear in the exercise. The p-value is a useful concept across a wide variety of statistical measures. For instance, although we didn't examine them, each of the Pearson correlations calculated for the preceding correlation matrix has a corresponding p-value. There is a similar concept of p-value corresponding to linear regression coefficients, logistic regression coefficients, and other measures.</w:t>
      </w:r>
    </w:p>
    <w:p w14:paraId="20A05927" w14:textId="34A2EC67" w:rsidR="006A219A" w:rsidRDefault="006A219A" w:rsidP="006A219A">
      <w:pPr>
        <w:pStyle w:val="P-Regular"/>
      </w:pPr>
      <w:r>
        <w:t>In the context of the F-test, the p-value answers the question: "For the samples in the positive class, how likely is it that the average value of this feature is the same as that of samples in the negative class?" If a feature has very different average values between the positive and negative classes, it will:</w:t>
      </w:r>
    </w:p>
    <w:p w14:paraId="4288ECC8" w14:textId="77777777" w:rsidR="006A219A" w:rsidRDefault="006A219A" w:rsidP="006A219A">
      <w:pPr>
        <w:pStyle w:val="L-Bullets"/>
      </w:pPr>
      <w:r>
        <w:t>Be very unlikely that those average values are the same (low p-value)</w:t>
      </w:r>
    </w:p>
    <w:p w14:paraId="19F096AA" w14:textId="77777777" w:rsidR="006A219A" w:rsidRDefault="006A219A" w:rsidP="006A219A">
      <w:pPr>
        <w:pStyle w:val="L-Bullets"/>
      </w:pPr>
      <w:r>
        <w:t>Probably be a good feature in our model because it will help us discriminate between positive and negative classes</w:t>
      </w:r>
    </w:p>
    <w:p w14:paraId="3DD0C1B6" w14:textId="77777777" w:rsidR="006A219A" w:rsidRDefault="006A219A" w:rsidP="006A219A">
      <w:pPr>
        <w:pStyle w:val="P-Regular"/>
      </w:pPr>
      <w:r>
        <w:t>Keep these points in mind during the following exercise.</w:t>
      </w:r>
    </w:p>
    <w:p w14:paraId="0CA447AD" w14:textId="77777777" w:rsidR="006A219A" w:rsidRDefault="006A219A" w:rsidP="006A219A">
      <w:pPr>
        <w:pStyle w:val="H2-General"/>
      </w:pPr>
      <w:r>
        <w:t>Exercise 11: F-test and Univariate Feature Selection</w:t>
      </w:r>
    </w:p>
    <w:p w14:paraId="155E622F" w14:textId="77777777" w:rsidR="006A219A" w:rsidRDefault="006A219A" w:rsidP="006A219A">
      <w:pPr>
        <w:pStyle w:val="P-Regular"/>
      </w:pPr>
      <w:r>
        <w:t xml:space="preserve">In this exercise, we'll use the F-test to examine the relation between features and response. We will examine this method as part of what is called </w:t>
      </w:r>
      <w:r>
        <w:rPr>
          <w:rStyle w:val="P-Bold"/>
        </w:rPr>
        <w:t>univariate feature selection</w:t>
      </w:r>
      <w:r>
        <w:t>: the practice of testing features one by one against the response variable, to see which ones have predictive power. Perform the following steps to complete the exercise:</w:t>
      </w:r>
    </w:p>
    <w:p w14:paraId="28FE03FC" w14:textId="77777777" w:rsidR="008F0CAC" w:rsidRDefault="008F0CAC" w:rsidP="006A219A">
      <w:pPr>
        <w:pStyle w:val="P-Callout"/>
      </w:pPr>
    </w:p>
    <w:p w14:paraId="2B033C4A" w14:textId="77777777" w:rsidR="008F0CAC" w:rsidRDefault="008F0CAC" w:rsidP="006A219A">
      <w:pPr>
        <w:pStyle w:val="P-Callout"/>
      </w:pPr>
      <w:r>
        <w:t>Note</w:t>
      </w:r>
    </w:p>
    <w:p w14:paraId="7691A161" w14:textId="7B37E96F" w:rsidR="006A219A" w:rsidRDefault="006A219A" w:rsidP="006A219A">
      <w:pPr>
        <w:pStyle w:val="P-Callout"/>
      </w:pPr>
      <w:r>
        <w:t xml:space="preserve">For Exercises 11–15 and Activity 3, the code and the resulting output have been loaded in a </w:t>
      </w:r>
      <w:proofErr w:type="spellStart"/>
      <w:r>
        <w:t>Jupyter</w:t>
      </w:r>
      <w:proofErr w:type="spellEnd"/>
      <w:r>
        <w:t xml:space="preserve"> notebook that can be found here: </w:t>
      </w:r>
      <w:r w:rsidR="00D040D3" w:rsidRPr="006F133B">
        <w:rPr>
          <w:strike/>
          <w:rPrChange w:id="94" w:author="Stephen Klosterman" w:date="2020-11-08T10:58:00Z">
            <w:rPr/>
          </w:rPrChange>
        </w:rPr>
        <w:fldChar w:fldCharType="begin"/>
      </w:r>
      <w:r w:rsidR="00D040D3" w:rsidRPr="006F133B">
        <w:rPr>
          <w:strike/>
          <w:rPrChange w:id="95" w:author="Stephen Klosterman" w:date="2020-11-08T10:58:00Z">
            <w:rPr/>
          </w:rPrChange>
        </w:rPr>
        <w:instrText xml:space="preserve"> HYPERLINK "http://bit.ly/2Dz5iNA" </w:instrText>
      </w:r>
      <w:r w:rsidR="00D040D3" w:rsidRPr="006F133B">
        <w:rPr>
          <w:strike/>
          <w:rPrChange w:id="96" w:author="Stephen Klosterman" w:date="2020-11-08T10:58:00Z">
            <w:rPr>
              <w:rStyle w:val="Hyperlink"/>
              <w:color w:val="000000"/>
            </w:rPr>
          </w:rPrChange>
        </w:rPr>
        <w:fldChar w:fldCharType="separate"/>
      </w:r>
      <w:r w:rsidRPr="006F133B">
        <w:rPr>
          <w:rStyle w:val="Hyperlink"/>
          <w:strike/>
          <w:color w:val="000000"/>
          <w:rPrChange w:id="97" w:author="Stephen Klosterman" w:date="2020-11-08T10:58:00Z">
            <w:rPr>
              <w:rStyle w:val="Hyperlink"/>
              <w:color w:val="000000"/>
            </w:rPr>
          </w:rPrChange>
        </w:rPr>
        <w:t>http://bit.ly/2Dz5iNA</w:t>
      </w:r>
      <w:r w:rsidR="00D040D3" w:rsidRPr="006F133B">
        <w:rPr>
          <w:rStyle w:val="Hyperlink"/>
          <w:strike/>
          <w:color w:val="000000"/>
          <w:rPrChange w:id="98" w:author="Stephen Klosterman" w:date="2020-11-08T10:58:00Z">
            <w:rPr>
              <w:rStyle w:val="Hyperlink"/>
              <w:color w:val="000000"/>
            </w:rPr>
          </w:rPrChange>
        </w:rPr>
        <w:fldChar w:fldCharType="end"/>
      </w:r>
      <w:r>
        <w:t xml:space="preserve">. You can scroll to the appropriate section within the </w:t>
      </w:r>
      <w:proofErr w:type="spellStart"/>
      <w:r>
        <w:t>Jupyter</w:t>
      </w:r>
      <w:proofErr w:type="spellEnd"/>
      <w:r>
        <w:t xml:space="preserve"> notebook to locate the exercise or activity of choice.</w:t>
      </w:r>
    </w:p>
    <w:p w14:paraId="4BE8F37C" w14:textId="77777777" w:rsidR="006A219A" w:rsidRDefault="006A219A" w:rsidP="006A219A">
      <w:pPr>
        <w:pStyle w:val="L-Numbers"/>
      </w:pPr>
      <w:r>
        <w:t>Our first step in doing the ANOVA F-test is to separate out the features and response as NumPy arrays, taking advantage of the list we created, as well as integer indexing in pandas:</w:t>
      </w:r>
    </w:p>
    <w:p w14:paraId="42D1AF98" w14:textId="77777777" w:rsidR="006A219A" w:rsidRDefault="006A219A" w:rsidP="006A219A">
      <w:pPr>
        <w:pStyle w:val="L-Source"/>
      </w:pPr>
      <w:r>
        <w:t>X = df[</w:t>
      </w:r>
      <w:proofErr w:type="spellStart"/>
      <w:r>
        <w:t>features_response</w:t>
      </w:r>
      <w:proofErr w:type="spellEnd"/>
      <w:proofErr w:type="gramStart"/>
      <w:r>
        <w:t>].</w:t>
      </w:r>
      <w:proofErr w:type="spellStart"/>
      <w:r>
        <w:t>iloc</w:t>
      </w:r>
      <w:proofErr w:type="spellEnd"/>
      <w:proofErr w:type="gramEnd"/>
      <w:r>
        <w:t>[:,:-1].values</w:t>
      </w:r>
    </w:p>
    <w:p w14:paraId="014A2201" w14:textId="77777777" w:rsidR="006A219A" w:rsidRDefault="006A219A" w:rsidP="006A219A">
      <w:pPr>
        <w:pStyle w:val="L-Source"/>
      </w:pPr>
      <w:r>
        <w:t>y = df[</w:t>
      </w:r>
      <w:proofErr w:type="spellStart"/>
      <w:r>
        <w:t>features_response</w:t>
      </w:r>
      <w:proofErr w:type="spellEnd"/>
      <w:proofErr w:type="gramStart"/>
      <w:r>
        <w:t>].</w:t>
      </w:r>
      <w:proofErr w:type="spellStart"/>
      <w:r>
        <w:t>iloc</w:t>
      </w:r>
      <w:proofErr w:type="spellEnd"/>
      <w:proofErr w:type="gramEnd"/>
      <w:r>
        <w:t>[:,-1].values</w:t>
      </w:r>
    </w:p>
    <w:p w14:paraId="1407344B" w14:textId="77777777" w:rsidR="006A219A" w:rsidRDefault="006A219A" w:rsidP="006A219A">
      <w:pPr>
        <w:pStyle w:val="L-Source"/>
      </w:pPr>
      <w:proofErr w:type="gramStart"/>
      <w:r>
        <w:t>print(</w:t>
      </w:r>
      <w:proofErr w:type="spellStart"/>
      <w:proofErr w:type="gramEnd"/>
      <w:r>
        <w:t>X.shape</w:t>
      </w:r>
      <w:proofErr w:type="spellEnd"/>
      <w:r>
        <w:t xml:space="preserve">, </w:t>
      </w:r>
      <w:proofErr w:type="spellStart"/>
      <w:r>
        <w:t>y.shape</w:t>
      </w:r>
      <w:proofErr w:type="spellEnd"/>
      <w:r>
        <w:t>)</w:t>
      </w:r>
    </w:p>
    <w:p w14:paraId="736DD000" w14:textId="77777777" w:rsidR="006A219A" w:rsidRDefault="006A219A" w:rsidP="006A219A">
      <w:pPr>
        <w:pStyle w:val="L-Regular"/>
      </w:pPr>
      <w:r>
        <w:t>The output should show the shapes of the features and response:</w:t>
      </w:r>
    </w:p>
    <w:p w14:paraId="017F89FB" w14:textId="58DF2AC8" w:rsidR="008F0CAC" w:rsidDel="00707236" w:rsidRDefault="008F0CAC" w:rsidP="008F0CAC">
      <w:pPr>
        <w:pStyle w:val="L-Regular"/>
        <w:ind w:left="0"/>
        <w:rPr>
          <w:del w:id="99" w:author="Stephen Klosterman" w:date="2020-11-08T11:00:00Z"/>
        </w:rPr>
      </w:pPr>
    </w:p>
    <w:p w14:paraId="008F0655" w14:textId="0C76E7D2" w:rsidR="008F0CAC" w:rsidRDefault="008F0CAC" w:rsidP="006A219A">
      <w:pPr>
        <w:pStyle w:val="L-Regular"/>
      </w:pPr>
      <w:r>
        <w:rPr>
          <w:noProof/>
        </w:rPr>
        <w:drawing>
          <wp:inline distT="0" distB="0" distL="0" distR="0" wp14:anchorId="56FDEBEC" wp14:editId="0282395C">
            <wp:extent cx="4838586" cy="35881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9">
                      <a:extLst>
                        <a:ext uri="{28A0092B-C50C-407E-A947-70E740481C1C}">
                          <a14:useLocalDpi xmlns:a14="http://schemas.microsoft.com/office/drawing/2010/main" val="0"/>
                        </a:ext>
                      </a:extLst>
                    </a:blip>
                    <a:srcRect t="37440" b="45979"/>
                    <a:stretch/>
                  </pic:blipFill>
                  <pic:spPr bwMode="auto">
                    <a:xfrm>
                      <a:off x="0" y="0"/>
                      <a:ext cx="4838700" cy="358823"/>
                    </a:xfrm>
                    <a:prstGeom prst="rect">
                      <a:avLst/>
                    </a:prstGeom>
                    <a:noFill/>
                    <a:ln>
                      <a:noFill/>
                    </a:ln>
                    <a:extLst>
                      <a:ext uri="{53640926-AAD7-44D8-BBD7-CCE9431645EC}">
                        <a14:shadowObscured xmlns:a14="http://schemas.microsoft.com/office/drawing/2010/main"/>
                      </a:ext>
                    </a:extLst>
                  </pic:spPr>
                </pic:pic>
              </a:graphicData>
            </a:graphic>
          </wp:inline>
        </w:drawing>
      </w:r>
    </w:p>
    <w:p w14:paraId="3E895447" w14:textId="77777777" w:rsidR="006A219A" w:rsidRDefault="006A219A" w:rsidP="006A219A">
      <w:pPr>
        <w:pStyle w:val="IMG-Caption"/>
      </w:pPr>
      <w:r>
        <w:t>Figure 3.8: Shape of feature and response arrays</w:t>
      </w:r>
    </w:p>
    <w:p w14:paraId="3572FC77" w14:textId="77777777" w:rsidR="006A219A" w:rsidRDefault="006A219A" w:rsidP="006A219A">
      <w:pPr>
        <w:pStyle w:val="L-Regular"/>
      </w:pPr>
      <w:r>
        <w:lastRenderedPageBreak/>
        <w:t>There are 17 features, and both the features and response arrays have the same number of samples as expected.</w:t>
      </w:r>
    </w:p>
    <w:p w14:paraId="174C1E73" w14:textId="77777777" w:rsidR="006A219A" w:rsidRDefault="006A219A" w:rsidP="006A219A">
      <w:pPr>
        <w:pStyle w:val="L-Numbers"/>
      </w:pPr>
      <w:r>
        <w:t xml:space="preserve">Import the </w:t>
      </w:r>
      <w:proofErr w:type="spellStart"/>
      <w:r>
        <w:rPr>
          <w:rStyle w:val="P-Code"/>
        </w:rPr>
        <w:t>f_classif</w:t>
      </w:r>
      <w:proofErr w:type="spellEnd"/>
      <w:r>
        <w:t xml:space="preserve"> function and feed in the features and response:</w:t>
      </w:r>
    </w:p>
    <w:p w14:paraId="5E38E49D" w14:textId="77777777" w:rsidR="006A219A" w:rsidRDefault="006A219A" w:rsidP="006A219A">
      <w:pPr>
        <w:pStyle w:val="L-Source"/>
      </w:pPr>
      <w:r>
        <w:t xml:space="preserve">from </w:t>
      </w:r>
      <w:proofErr w:type="spellStart"/>
      <w:proofErr w:type="gramStart"/>
      <w:r>
        <w:t>sklearn.feature</w:t>
      </w:r>
      <w:proofErr w:type="gramEnd"/>
      <w:r>
        <w:t>_selection</w:t>
      </w:r>
      <w:proofErr w:type="spellEnd"/>
      <w:r>
        <w:t xml:space="preserve"> import </w:t>
      </w:r>
      <w:proofErr w:type="spellStart"/>
      <w:r>
        <w:t>f_classif</w:t>
      </w:r>
      <w:proofErr w:type="spellEnd"/>
    </w:p>
    <w:p w14:paraId="47A735C6" w14:textId="77777777" w:rsidR="006A219A" w:rsidRDefault="006A219A" w:rsidP="006A219A">
      <w:pPr>
        <w:pStyle w:val="L-Source"/>
      </w:pPr>
      <w:r>
        <w:t>[</w:t>
      </w:r>
      <w:proofErr w:type="spellStart"/>
      <w:r>
        <w:t>f_stat</w:t>
      </w:r>
      <w:proofErr w:type="spellEnd"/>
      <w:r>
        <w:t xml:space="preserve">, </w:t>
      </w:r>
      <w:proofErr w:type="spellStart"/>
      <w:r>
        <w:t>f_p_value</w:t>
      </w:r>
      <w:proofErr w:type="spellEnd"/>
      <w:r>
        <w:t xml:space="preserve">] = </w:t>
      </w:r>
      <w:proofErr w:type="spellStart"/>
      <w:r>
        <w:t>f_</w:t>
      </w:r>
      <w:proofErr w:type="gramStart"/>
      <w:r>
        <w:t>classif</w:t>
      </w:r>
      <w:proofErr w:type="spellEnd"/>
      <w:r>
        <w:t>(</w:t>
      </w:r>
      <w:proofErr w:type="gramEnd"/>
      <w:r>
        <w:t>X, y)</w:t>
      </w:r>
    </w:p>
    <w:p w14:paraId="74C6C57E" w14:textId="77777777" w:rsidR="006A219A" w:rsidRDefault="006A219A" w:rsidP="006A219A">
      <w:pPr>
        <w:pStyle w:val="L-Regular"/>
      </w:pPr>
      <w:r>
        <w:t xml:space="preserve">There are two outputs from </w:t>
      </w:r>
      <w:proofErr w:type="spellStart"/>
      <w:r>
        <w:rPr>
          <w:rStyle w:val="P-Code"/>
        </w:rPr>
        <w:t>f_classif</w:t>
      </w:r>
      <w:proofErr w:type="spellEnd"/>
      <w:r>
        <w:t xml:space="preserve">: </w:t>
      </w:r>
      <w:proofErr w:type="gramStart"/>
      <w:r>
        <w:t>the</w:t>
      </w:r>
      <w:proofErr w:type="gramEnd"/>
      <w:r>
        <w:t xml:space="preserve"> </w:t>
      </w:r>
      <w:r>
        <w:rPr>
          <w:rStyle w:val="P-Bold"/>
        </w:rPr>
        <w:t>F-statistic</w:t>
      </w:r>
      <w:r>
        <w:t xml:space="preserve"> and the </w:t>
      </w:r>
      <w:r>
        <w:rPr>
          <w:rStyle w:val="P-Bold"/>
        </w:rPr>
        <w:t>p-value</w:t>
      </w:r>
      <w:r>
        <w:t xml:space="preserve">, for the comparison of each feature to the response variable. Let's create a new </w:t>
      </w:r>
      <w:proofErr w:type="spellStart"/>
      <w:r>
        <w:t>DataFrame</w:t>
      </w:r>
      <w:proofErr w:type="spellEnd"/>
      <w:r>
        <w:t xml:space="preserve"> containing the feature names and these outputs, to facilitate our inspection. One way to specify a new </w:t>
      </w:r>
      <w:proofErr w:type="spellStart"/>
      <w:r>
        <w:t>DataFrame</w:t>
      </w:r>
      <w:proofErr w:type="spellEnd"/>
      <w:r>
        <w:t xml:space="preserve"> is by using a </w:t>
      </w:r>
      <w:r>
        <w:rPr>
          <w:rStyle w:val="P-Bold"/>
        </w:rPr>
        <w:t>dictionary</w:t>
      </w:r>
      <w:r>
        <w:t xml:space="preserve">, with </w:t>
      </w:r>
      <w:proofErr w:type="spellStart"/>
      <w:r>
        <w:rPr>
          <w:rStyle w:val="P-Bold"/>
        </w:rPr>
        <w:t>key:value</w:t>
      </w:r>
      <w:proofErr w:type="spellEnd"/>
      <w:r>
        <w:t xml:space="preserve"> pairs of column names and the data to be contained in each column. We show the </w:t>
      </w:r>
      <w:proofErr w:type="spellStart"/>
      <w:r>
        <w:t>DataFrame</w:t>
      </w:r>
      <w:proofErr w:type="spellEnd"/>
      <w:r>
        <w:t xml:space="preserve"> sorted (ascending) on p-value.</w:t>
      </w:r>
    </w:p>
    <w:p w14:paraId="08936771" w14:textId="77777777" w:rsidR="006A219A" w:rsidRDefault="006A219A" w:rsidP="006A219A">
      <w:pPr>
        <w:pStyle w:val="L-Numbers"/>
      </w:pPr>
      <w:r>
        <w:t xml:space="preserve">Use this code to create a </w:t>
      </w:r>
      <w:proofErr w:type="spellStart"/>
      <w:r>
        <w:rPr>
          <w:rStyle w:val="P-Code"/>
        </w:rPr>
        <w:t>DataFrame</w:t>
      </w:r>
      <w:proofErr w:type="spellEnd"/>
      <w:r>
        <w:t xml:space="preserve"> of feature names, F-statistics, and p-values, and show it sorted on p-value:</w:t>
      </w:r>
    </w:p>
    <w:p w14:paraId="19F4067C" w14:textId="77777777" w:rsidR="006A219A" w:rsidRDefault="006A219A" w:rsidP="006A219A">
      <w:pPr>
        <w:pStyle w:val="L-Source"/>
      </w:pPr>
      <w:proofErr w:type="spellStart"/>
      <w:r>
        <w:t>f_test_df</w:t>
      </w:r>
      <w:proofErr w:type="spellEnd"/>
      <w:r>
        <w:t xml:space="preserve"> = </w:t>
      </w:r>
      <w:proofErr w:type="spellStart"/>
      <w:proofErr w:type="gramStart"/>
      <w:r>
        <w:t>pd.DataFrame</w:t>
      </w:r>
      <w:proofErr w:type="spellEnd"/>
      <w:proofErr w:type="gramEnd"/>
      <w:r>
        <w:t>({'Feature':</w:t>
      </w:r>
      <w:proofErr w:type="spellStart"/>
      <w:r>
        <w:t>features_response</w:t>
      </w:r>
      <w:proofErr w:type="spellEnd"/>
      <w:r>
        <w:t>[:-1],</w:t>
      </w:r>
    </w:p>
    <w:p w14:paraId="41A991DF" w14:textId="77777777" w:rsidR="006A219A" w:rsidRDefault="006A219A" w:rsidP="006A219A">
      <w:pPr>
        <w:pStyle w:val="L-Source"/>
      </w:pPr>
      <w:r>
        <w:t xml:space="preserve">                          'F statistic</w:t>
      </w:r>
      <w:proofErr w:type="gramStart"/>
      <w:r>
        <w:t>':</w:t>
      </w:r>
      <w:proofErr w:type="spellStart"/>
      <w:r>
        <w:t>f</w:t>
      </w:r>
      <w:proofErr w:type="gramEnd"/>
      <w:r>
        <w:t>_stat</w:t>
      </w:r>
      <w:proofErr w:type="spellEnd"/>
      <w:r>
        <w:t>,</w:t>
      </w:r>
    </w:p>
    <w:p w14:paraId="214DF526" w14:textId="77777777" w:rsidR="006A219A" w:rsidRDefault="006A219A" w:rsidP="006A219A">
      <w:pPr>
        <w:pStyle w:val="L-Source"/>
      </w:pPr>
      <w:r>
        <w:t xml:space="preserve">                          'p value</w:t>
      </w:r>
      <w:proofErr w:type="gramStart"/>
      <w:r>
        <w:t>':</w:t>
      </w:r>
      <w:proofErr w:type="spellStart"/>
      <w:r>
        <w:t>f</w:t>
      </w:r>
      <w:proofErr w:type="gramEnd"/>
      <w:r>
        <w:t>_p_value</w:t>
      </w:r>
      <w:proofErr w:type="spellEnd"/>
      <w:r>
        <w:t>})</w:t>
      </w:r>
    </w:p>
    <w:p w14:paraId="46C2842D" w14:textId="77777777" w:rsidR="006A219A" w:rsidRDefault="006A219A" w:rsidP="006A219A">
      <w:pPr>
        <w:pStyle w:val="L-Source"/>
      </w:pPr>
      <w:proofErr w:type="spellStart"/>
      <w:r>
        <w:t>f_test_</w:t>
      </w:r>
      <w:proofErr w:type="gramStart"/>
      <w:r>
        <w:t>df.sort</w:t>
      </w:r>
      <w:proofErr w:type="gramEnd"/>
      <w:r>
        <w:t>_values</w:t>
      </w:r>
      <w:proofErr w:type="spellEnd"/>
      <w:r>
        <w:t>('p value')</w:t>
      </w:r>
    </w:p>
    <w:p w14:paraId="2F55963A" w14:textId="77777777" w:rsidR="006A219A" w:rsidRDefault="006A219A" w:rsidP="006A219A">
      <w:pPr>
        <w:pStyle w:val="L-Regular"/>
      </w:pPr>
      <w:r>
        <w:t>The output should look like this:</w:t>
      </w:r>
    </w:p>
    <w:p w14:paraId="01710DC9" w14:textId="2876B93F" w:rsidR="006A219A" w:rsidRDefault="006A219A" w:rsidP="006A219A">
      <w:pPr>
        <w:pStyle w:val="L-Regular"/>
      </w:pPr>
      <w:r>
        <w:rPr>
          <w:noProof/>
        </w:rPr>
        <w:drawing>
          <wp:inline distT="0" distB="0" distL="0" distR="0" wp14:anchorId="3D195C35" wp14:editId="6A90B378">
            <wp:extent cx="2847372" cy="44164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6244" r="39534"/>
                    <a:stretch/>
                  </pic:blipFill>
                  <pic:spPr bwMode="auto">
                    <a:xfrm>
                      <a:off x="0" y="0"/>
                      <a:ext cx="2847429" cy="4416513"/>
                    </a:xfrm>
                    <a:prstGeom prst="rect">
                      <a:avLst/>
                    </a:prstGeom>
                    <a:noFill/>
                    <a:ln>
                      <a:noFill/>
                    </a:ln>
                    <a:extLst>
                      <a:ext uri="{53640926-AAD7-44D8-BBD7-CCE9431645EC}">
                        <a14:shadowObscured xmlns:a14="http://schemas.microsoft.com/office/drawing/2010/main"/>
                      </a:ext>
                    </a:extLst>
                  </pic:spPr>
                </pic:pic>
              </a:graphicData>
            </a:graphic>
          </wp:inline>
        </w:drawing>
      </w:r>
    </w:p>
    <w:p w14:paraId="692A7BE8" w14:textId="77777777" w:rsidR="006A219A" w:rsidRDefault="006A219A" w:rsidP="006A219A">
      <w:pPr>
        <w:pStyle w:val="IMG-Caption"/>
      </w:pPr>
      <w:r>
        <w:lastRenderedPageBreak/>
        <w:t>Figure 3.9: Results of the ANOVA F-test</w:t>
      </w:r>
    </w:p>
    <w:p w14:paraId="1DE073B6" w14:textId="6D447612" w:rsidR="006A219A" w:rsidRDefault="006A219A" w:rsidP="006A219A">
      <w:pPr>
        <w:pStyle w:val="L-Regular"/>
      </w:pPr>
      <w:r>
        <w:t xml:space="preserve">Note that for every decrease in p-value, there is an increase in the F-statistic, so the information in these columns is </w:t>
      </w:r>
      <w:del w:id="100" w:author="Stephen Klosterman" w:date="2020-11-08T11:09:00Z">
        <w:r w:rsidDel="008E6B2F">
          <w:delText>essentially the same</w:delText>
        </w:r>
      </w:del>
      <w:ins w:id="101" w:author="Stephen Klosterman" w:date="2020-11-08T11:09:00Z">
        <w:r w:rsidR="008E6B2F">
          <w:t>identical</w:t>
        </w:r>
      </w:ins>
      <w:r>
        <w:t xml:space="preserve"> in terms of ranking features.</w:t>
      </w:r>
    </w:p>
    <w:p w14:paraId="46C3D8CB" w14:textId="31E44315" w:rsidR="006A219A" w:rsidRDefault="006A219A" w:rsidP="006A219A">
      <w:pPr>
        <w:pStyle w:val="L-Regular"/>
      </w:pPr>
      <w:r>
        <w:t xml:space="preserve">The conclusions we can draw from the </w:t>
      </w:r>
      <w:proofErr w:type="spellStart"/>
      <w:r>
        <w:t>DataFrame</w:t>
      </w:r>
      <w:proofErr w:type="spellEnd"/>
      <w:r>
        <w:t xml:space="preserve"> of F-statistics and p-values are similar to what we observed in the correlation plot: </w:t>
      </w:r>
      <w:r>
        <w:rPr>
          <w:rStyle w:val="P-Code"/>
        </w:rPr>
        <w:t>PAY_1</w:t>
      </w:r>
      <w:r>
        <w:t xml:space="preserve"> and </w:t>
      </w:r>
      <w:r>
        <w:rPr>
          <w:rStyle w:val="P-Code"/>
        </w:rPr>
        <w:t>LIMIT_BAL</w:t>
      </w:r>
      <w:r>
        <w:t xml:space="preserve"> appear to be the most useful features. They have the smallest p-values, indicating the average values of these features </w:t>
      </w:r>
      <w:del w:id="102" w:author="Stephen Klosterman" w:date="2020-11-08T11:11:00Z">
        <w:r w:rsidDel="00C07174">
          <w:delText xml:space="preserve">between the positive and negative classes </w:delText>
        </w:r>
      </w:del>
      <w:r>
        <w:t xml:space="preserve">are </w:t>
      </w:r>
      <w:r>
        <w:rPr>
          <w:rStyle w:val="P-Bold"/>
        </w:rPr>
        <w:t>significantly different</w:t>
      </w:r>
      <w:del w:id="103" w:author="Stephen Klosterman" w:date="2020-11-08T11:11:00Z">
        <w:r w:rsidDel="00C07174">
          <w:delText>,</w:delText>
        </w:r>
      </w:del>
      <w:r>
        <w:t xml:space="preserve"> </w:t>
      </w:r>
      <w:ins w:id="104" w:author="Stephen Klosterman" w:date="2020-11-08T11:11:00Z">
        <w:r w:rsidR="00C07174">
          <w:t xml:space="preserve">between the positive and negative classes, </w:t>
        </w:r>
      </w:ins>
      <w:r>
        <w:t>and these features will help predict which class a sample belongs to.</w:t>
      </w:r>
    </w:p>
    <w:p w14:paraId="6260CF1E" w14:textId="6CE7C89C" w:rsidR="006A219A" w:rsidRDefault="006A219A" w:rsidP="006A219A">
      <w:pPr>
        <w:pStyle w:val="L-Regular"/>
      </w:pPr>
      <w:r>
        <w:t xml:space="preserve">In scikit-learn, </w:t>
      </w:r>
      <w:del w:id="105" w:author="Stephen Klosterman" w:date="2020-11-08T11:11:00Z">
        <w:r w:rsidDel="00163406">
          <w:delText xml:space="preserve">one of the uses of </w:delText>
        </w:r>
      </w:del>
      <w:r>
        <w:t xml:space="preserve">measures such as the F-test </w:t>
      </w:r>
      <w:del w:id="106" w:author="Stephen Klosterman" w:date="2020-11-08T11:11:00Z">
        <w:r w:rsidDel="00163406">
          <w:delText xml:space="preserve">is </w:delText>
        </w:r>
      </w:del>
      <w:ins w:id="107" w:author="Stephen Klosterman" w:date="2020-11-08T11:11:00Z">
        <w:r w:rsidR="00163406">
          <w:t>help us</w:t>
        </w:r>
      </w:ins>
      <w:del w:id="108" w:author="Stephen Klosterman" w:date="2020-11-08T11:11:00Z">
        <w:r w:rsidDel="00163406">
          <w:delText>t</w:delText>
        </w:r>
      </w:del>
      <w:del w:id="109" w:author="Stephen Klosterman" w:date="2020-11-08T11:12:00Z">
        <w:r w:rsidDel="00163406">
          <w:delText>o</w:delText>
        </w:r>
      </w:del>
      <w:r>
        <w:t xml:space="preserve"> perform </w:t>
      </w:r>
      <w:r>
        <w:rPr>
          <w:rStyle w:val="P-Bold"/>
        </w:rPr>
        <w:t>univariate feature selection</w:t>
      </w:r>
      <w:r>
        <w:t xml:space="preserve">. This may be helpful if you have a very large number of features, many of which may be totally useless, and would like a quick way to get a "short list" of which ones might be most useful. For example, if we wanted to retrieve only the 20% of features with the highest F-statistics, we can do this easily with the </w:t>
      </w:r>
      <w:proofErr w:type="spellStart"/>
      <w:r>
        <w:rPr>
          <w:rStyle w:val="P-Code"/>
        </w:rPr>
        <w:t>SelectPercentile</w:t>
      </w:r>
      <w:proofErr w:type="spellEnd"/>
      <w:r>
        <w:t xml:space="preserve"> class. Also note there is a similar class for selection the top "k" features (where k is any number you specify), called </w:t>
      </w:r>
      <w:proofErr w:type="spellStart"/>
      <w:r>
        <w:rPr>
          <w:rStyle w:val="P-Code"/>
        </w:rPr>
        <w:t>SelectKBest</w:t>
      </w:r>
      <w:proofErr w:type="spellEnd"/>
      <w:r>
        <w:t>. Here we demonstrate how to select the top 20%.</w:t>
      </w:r>
    </w:p>
    <w:p w14:paraId="36F696E7" w14:textId="77777777" w:rsidR="006A219A" w:rsidRDefault="006A219A" w:rsidP="006A219A">
      <w:pPr>
        <w:pStyle w:val="L-Numbers"/>
      </w:pPr>
      <w:r>
        <w:t xml:space="preserve">To select the top 20% of features according to the F-test, first import the </w:t>
      </w:r>
      <w:proofErr w:type="spellStart"/>
      <w:r>
        <w:rPr>
          <w:rStyle w:val="P-Code"/>
        </w:rPr>
        <w:t>SelectPercentile</w:t>
      </w:r>
      <w:proofErr w:type="spellEnd"/>
      <w:r>
        <w:t xml:space="preserve"> class:</w:t>
      </w:r>
    </w:p>
    <w:p w14:paraId="2D07F010" w14:textId="77777777" w:rsidR="006A219A" w:rsidRDefault="006A219A" w:rsidP="006A219A">
      <w:pPr>
        <w:pStyle w:val="L-Source"/>
      </w:pPr>
      <w:r>
        <w:t xml:space="preserve">from </w:t>
      </w:r>
      <w:proofErr w:type="spellStart"/>
      <w:proofErr w:type="gramStart"/>
      <w:r>
        <w:t>sklearn.feature</w:t>
      </w:r>
      <w:proofErr w:type="gramEnd"/>
      <w:r>
        <w:t>_selection</w:t>
      </w:r>
      <w:proofErr w:type="spellEnd"/>
      <w:r>
        <w:t xml:space="preserve"> import </w:t>
      </w:r>
      <w:proofErr w:type="spellStart"/>
      <w:r>
        <w:t>SelectPercentile</w:t>
      </w:r>
      <w:proofErr w:type="spellEnd"/>
    </w:p>
    <w:p w14:paraId="24916EFB" w14:textId="77777777" w:rsidR="006A219A" w:rsidRDefault="006A219A" w:rsidP="006A219A">
      <w:pPr>
        <w:pStyle w:val="L-Numbers"/>
      </w:pPr>
      <w:r>
        <w:t>Instantiate an object of this class, indicating we'd like to use the same feature selection criteria, ANOVA F-test, that we've already been considering in this exercise, and that we'd like to select the top 20% of features.</w:t>
      </w:r>
    </w:p>
    <w:p w14:paraId="7A5B4C80" w14:textId="77777777" w:rsidR="006A219A" w:rsidRDefault="006A219A" w:rsidP="006A219A">
      <w:pPr>
        <w:pStyle w:val="L-Source"/>
      </w:pPr>
      <w:r>
        <w:t xml:space="preserve">selector = </w:t>
      </w:r>
      <w:proofErr w:type="spellStart"/>
      <w:proofErr w:type="gramStart"/>
      <w:r>
        <w:t>SelectPercentile</w:t>
      </w:r>
      <w:proofErr w:type="spellEnd"/>
      <w:r>
        <w:t>(</w:t>
      </w:r>
      <w:proofErr w:type="spellStart"/>
      <w:proofErr w:type="gramEnd"/>
      <w:r>
        <w:t>f_classif</w:t>
      </w:r>
      <w:proofErr w:type="spellEnd"/>
      <w:r>
        <w:t>, percentile=20)</w:t>
      </w:r>
    </w:p>
    <w:p w14:paraId="1B92C8FB" w14:textId="77777777" w:rsidR="006A219A" w:rsidRDefault="006A219A" w:rsidP="006A219A">
      <w:pPr>
        <w:pStyle w:val="L-Numbers"/>
      </w:pPr>
      <w:r>
        <w:t xml:space="preserve">Use </w:t>
      </w:r>
      <w:proofErr w:type="gramStart"/>
      <w:r>
        <w:t xml:space="preserve">the </w:t>
      </w:r>
      <w:r>
        <w:rPr>
          <w:rStyle w:val="P-Code"/>
        </w:rPr>
        <w:t>.fit</w:t>
      </w:r>
      <w:proofErr w:type="gramEnd"/>
      <w:r>
        <w:t xml:space="preserve"> method to fit the object on our features and response data, similar to how a model would be fit:</w:t>
      </w:r>
    </w:p>
    <w:p w14:paraId="69351009" w14:textId="77777777" w:rsidR="006A219A" w:rsidRDefault="006A219A" w:rsidP="006A219A">
      <w:pPr>
        <w:pStyle w:val="L-Source"/>
      </w:pPr>
      <w:proofErr w:type="spellStart"/>
      <w:proofErr w:type="gramStart"/>
      <w:r>
        <w:t>selector.fit</w:t>
      </w:r>
      <w:proofErr w:type="spellEnd"/>
      <w:r>
        <w:t>(</w:t>
      </w:r>
      <w:proofErr w:type="gramEnd"/>
      <w:r>
        <w:t>X, y)</w:t>
      </w:r>
    </w:p>
    <w:p w14:paraId="34F73058" w14:textId="7A0744D9" w:rsidR="008F0CAC" w:rsidRDefault="006A219A" w:rsidP="008F0CAC">
      <w:pPr>
        <w:pStyle w:val="L-Regular"/>
      </w:pPr>
      <w:r>
        <w:t>The output should appear like this:</w:t>
      </w:r>
    </w:p>
    <w:p w14:paraId="32C70B0A" w14:textId="2486B6AC" w:rsidR="008F0CAC" w:rsidDel="00163406" w:rsidRDefault="008F0CAC" w:rsidP="006A219A">
      <w:pPr>
        <w:pStyle w:val="L-Regular"/>
        <w:rPr>
          <w:del w:id="110" w:author="Stephen Klosterman" w:date="2020-11-08T11:16:00Z"/>
        </w:rPr>
      </w:pPr>
    </w:p>
    <w:p w14:paraId="163CD3C7" w14:textId="5F8E8814" w:rsidR="008F0CAC" w:rsidRDefault="008F0CAC" w:rsidP="006A219A">
      <w:pPr>
        <w:pStyle w:val="L-Regular"/>
      </w:pPr>
      <w:r>
        <w:rPr>
          <w:noProof/>
        </w:rPr>
        <w:drawing>
          <wp:inline distT="0" distB="0" distL="0" distR="0" wp14:anchorId="10CD41EC" wp14:editId="130BCDD3">
            <wp:extent cx="3009418" cy="315175"/>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49310" cy="319353"/>
                    </a:xfrm>
                    <a:prstGeom prst="rect">
                      <a:avLst/>
                    </a:prstGeom>
                    <a:noFill/>
                    <a:ln>
                      <a:noFill/>
                    </a:ln>
                  </pic:spPr>
                </pic:pic>
              </a:graphicData>
            </a:graphic>
          </wp:inline>
        </w:drawing>
      </w:r>
    </w:p>
    <w:p w14:paraId="2AC6DE2A" w14:textId="77777777" w:rsidR="006A219A" w:rsidRDefault="006A219A" w:rsidP="006A219A">
      <w:pPr>
        <w:pStyle w:val="IMG-Caption"/>
      </w:pPr>
      <w:r>
        <w:t>Figure 3.10: Univariate feature selection in scikit-learn for the top 20% of features</w:t>
      </w:r>
    </w:p>
    <w:p w14:paraId="2A45CACC" w14:textId="77777777" w:rsidR="006A219A" w:rsidRDefault="006A219A" w:rsidP="006A219A">
      <w:pPr>
        <w:pStyle w:val="L-Regular"/>
      </w:pPr>
      <w:r>
        <w:t xml:space="preserve">There are several ways to access the selected features directly, which you may learn about in the scikit-learn documentation (that is, </w:t>
      </w:r>
      <w:proofErr w:type="gramStart"/>
      <w:r>
        <w:t xml:space="preserve">the </w:t>
      </w:r>
      <w:r>
        <w:rPr>
          <w:rStyle w:val="P-Code"/>
        </w:rPr>
        <w:t>.transform</w:t>
      </w:r>
      <w:proofErr w:type="gramEnd"/>
      <w:r>
        <w:t xml:space="preserve"> method, or in the same step as fitting with </w:t>
      </w:r>
      <w:r>
        <w:rPr>
          <w:rStyle w:val="P-Code"/>
        </w:rPr>
        <w:t>.</w:t>
      </w:r>
      <w:proofErr w:type="spellStart"/>
      <w:r>
        <w:rPr>
          <w:rStyle w:val="P-Code"/>
        </w:rPr>
        <w:t>fit_transform</w:t>
      </w:r>
      <w:proofErr w:type="spellEnd"/>
      <w:r>
        <w:t xml:space="preserve">). However, these methods will return NumPy arrays, which don't tell you the names of the features that were selected, just the values. For that, you can use </w:t>
      </w:r>
      <w:proofErr w:type="gramStart"/>
      <w:r>
        <w:t xml:space="preserve">the </w:t>
      </w:r>
      <w:r>
        <w:rPr>
          <w:rStyle w:val="P-Code"/>
        </w:rPr>
        <w:t>.</w:t>
      </w:r>
      <w:proofErr w:type="spellStart"/>
      <w:r>
        <w:rPr>
          <w:rStyle w:val="P-Code"/>
        </w:rPr>
        <w:t>get</w:t>
      </w:r>
      <w:proofErr w:type="gramEnd"/>
      <w:r>
        <w:rPr>
          <w:rStyle w:val="P-Code"/>
        </w:rPr>
        <w:t>_support</w:t>
      </w:r>
      <w:proofErr w:type="spellEnd"/>
      <w:r>
        <w:t xml:space="preserve"> method of the feature selector object, which will give you the column indices of the feature array that were selected. </w:t>
      </w:r>
    </w:p>
    <w:p w14:paraId="5281D045" w14:textId="77777777" w:rsidR="006A219A" w:rsidRDefault="006A219A" w:rsidP="006A219A">
      <w:pPr>
        <w:pStyle w:val="L-Numbers"/>
      </w:pPr>
      <w:r>
        <w:t xml:space="preserve">Capture the indices of the selected features in an array named </w:t>
      </w:r>
      <w:proofErr w:type="spellStart"/>
      <w:r>
        <w:rPr>
          <w:rStyle w:val="P-Code"/>
        </w:rPr>
        <w:t>best_feature_ix</w:t>
      </w:r>
      <w:proofErr w:type="spellEnd"/>
      <w:r>
        <w:t>:</w:t>
      </w:r>
    </w:p>
    <w:p w14:paraId="591FD0F0" w14:textId="77777777" w:rsidR="006A219A" w:rsidRDefault="006A219A" w:rsidP="006A219A">
      <w:pPr>
        <w:pStyle w:val="L-Source"/>
      </w:pPr>
      <w:proofErr w:type="spellStart"/>
      <w:r>
        <w:lastRenderedPageBreak/>
        <w:t>best_feature_ix</w:t>
      </w:r>
      <w:proofErr w:type="spellEnd"/>
      <w:r>
        <w:t xml:space="preserve"> = </w:t>
      </w:r>
      <w:proofErr w:type="spellStart"/>
      <w:r>
        <w:t>selector.get_</w:t>
      </w:r>
      <w:proofErr w:type="gramStart"/>
      <w:r>
        <w:t>support</w:t>
      </w:r>
      <w:proofErr w:type="spellEnd"/>
      <w:r>
        <w:t>(</w:t>
      </w:r>
      <w:proofErr w:type="gramEnd"/>
      <w:r>
        <w:t>)</w:t>
      </w:r>
    </w:p>
    <w:p w14:paraId="349F7A47" w14:textId="77777777" w:rsidR="006A219A" w:rsidRDefault="006A219A" w:rsidP="006A219A">
      <w:pPr>
        <w:pStyle w:val="L-Source"/>
      </w:pPr>
      <w:proofErr w:type="spellStart"/>
      <w:r>
        <w:t>best_feature_ix</w:t>
      </w:r>
      <w:proofErr w:type="spellEnd"/>
    </w:p>
    <w:p w14:paraId="247D489C" w14:textId="0B529A17" w:rsidR="008F0CAC" w:rsidRDefault="006A219A" w:rsidP="008F0CAC">
      <w:pPr>
        <w:pStyle w:val="L-Regular"/>
      </w:pPr>
      <w:r>
        <w:t xml:space="preserve">The output should appear as follows, indicating a logical index that can be used with an array of feature names, as well as values, assuming they're in the same order as the features array supplied to </w:t>
      </w:r>
      <w:proofErr w:type="spellStart"/>
      <w:r>
        <w:rPr>
          <w:rStyle w:val="P-Code"/>
        </w:rPr>
        <w:t>SelectPercentile</w:t>
      </w:r>
      <w:proofErr w:type="spellEnd"/>
      <w:r>
        <w:t>:</w:t>
      </w:r>
    </w:p>
    <w:p w14:paraId="2FBC6331" w14:textId="46E3C210" w:rsidR="008F0CAC" w:rsidDel="00163406" w:rsidRDefault="008F0CAC" w:rsidP="006A219A">
      <w:pPr>
        <w:pStyle w:val="L-Regular"/>
        <w:rPr>
          <w:del w:id="111" w:author="Stephen Klosterman" w:date="2020-11-08T11:18:00Z"/>
        </w:rPr>
      </w:pPr>
    </w:p>
    <w:p w14:paraId="5C85BB79" w14:textId="194BC85F" w:rsidR="008F0CAC" w:rsidRDefault="008F0CAC" w:rsidP="006A219A">
      <w:pPr>
        <w:pStyle w:val="L-Regular"/>
      </w:pPr>
      <w:r>
        <w:rPr>
          <w:noProof/>
        </w:rPr>
        <w:drawing>
          <wp:inline distT="0" distB="0" distL="0" distR="0" wp14:anchorId="31DF4533" wp14:editId="06F3427B">
            <wp:extent cx="6072616" cy="45141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2">
                      <a:extLst>
                        <a:ext uri="{28A0092B-C50C-407E-A947-70E740481C1C}">
                          <a14:useLocalDpi xmlns:a14="http://schemas.microsoft.com/office/drawing/2010/main" val="0"/>
                        </a:ext>
                      </a:extLst>
                    </a:blip>
                    <a:srcRect t="20225" b="62992"/>
                    <a:stretch/>
                  </pic:blipFill>
                  <pic:spPr bwMode="auto">
                    <a:xfrm>
                      <a:off x="0" y="0"/>
                      <a:ext cx="6073140" cy="451452"/>
                    </a:xfrm>
                    <a:prstGeom prst="rect">
                      <a:avLst/>
                    </a:prstGeom>
                    <a:noFill/>
                    <a:ln>
                      <a:noFill/>
                    </a:ln>
                    <a:extLst>
                      <a:ext uri="{53640926-AAD7-44D8-BBD7-CCE9431645EC}">
                        <a14:shadowObscured xmlns:a14="http://schemas.microsoft.com/office/drawing/2010/main"/>
                      </a:ext>
                    </a:extLst>
                  </pic:spPr>
                </pic:pic>
              </a:graphicData>
            </a:graphic>
          </wp:inline>
        </w:drawing>
      </w:r>
    </w:p>
    <w:p w14:paraId="05522D13" w14:textId="77777777" w:rsidR="006A219A" w:rsidRDefault="006A219A" w:rsidP="006A219A">
      <w:pPr>
        <w:pStyle w:val="IMG-Caption"/>
      </w:pPr>
      <w:r>
        <w:t>Figure 3.11: Logical index of selected features</w:t>
      </w:r>
    </w:p>
    <w:p w14:paraId="3C97D9C4" w14:textId="77777777" w:rsidR="006A219A" w:rsidRDefault="006A219A" w:rsidP="006A219A">
      <w:pPr>
        <w:pStyle w:val="L-Numbers"/>
      </w:pPr>
      <w:r>
        <w:t xml:space="preserve">The feature names can be obtained using all but the last element (the response variable name) of our </w:t>
      </w:r>
      <w:proofErr w:type="spellStart"/>
      <w:r>
        <w:rPr>
          <w:rStyle w:val="P-Code"/>
        </w:rPr>
        <w:t>features_response</w:t>
      </w:r>
      <w:proofErr w:type="spellEnd"/>
      <w:r>
        <w:t xml:space="preserve"> list by indexing </w:t>
      </w:r>
      <w:proofErr w:type="gramStart"/>
      <w:r>
        <w:t xml:space="preserve">with </w:t>
      </w:r>
      <w:r>
        <w:rPr>
          <w:rStyle w:val="P-Code"/>
        </w:rPr>
        <w:t>:</w:t>
      </w:r>
      <w:proofErr w:type="gramEnd"/>
      <w:r>
        <w:rPr>
          <w:rStyle w:val="P-Code"/>
        </w:rPr>
        <w:t>-1</w:t>
      </w:r>
      <w:r>
        <w:t>:</w:t>
      </w:r>
    </w:p>
    <w:p w14:paraId="2889FFF5" w14:textId="77777777" w:rsidR="006A219A" w:rsidRDefault="006A219A" w:rsidP="006A219A">
      <w:pPr>
        <w:pStyle w:val="L-Source"/>
      </w:pPr>
      <w:r>
        <w:t xml:space="preserve">features = </w:t>
      </w:r>
      <w:proofErr w:type="spellStart"/>
      <w:r>
        <w:t>features_</w:t>
      </w:r>
      <w:proofErr w:type="gramStart"/>
      <w:r>
        <w:t>response</w:t>
      </w:r>
      <w:proofErr w:type="spellEnd"/>
      <w:r>
        <w:t>[</w:t>
      </w:r>
      <w:proofErr w:type="gramEnd"/>
      <w:r>
        <w:t>:-1]</w:t>
      </w:r>
    </w:p>
    <w:p w14:paraId="512D25FB" w14:textId="77777777" w:rsidR="006A219A" w:rsidRDefault="006A219A" w:rsidP="006A219A">
      <w:pPr>
        <w:pStyle w:val="L-Numbers"/>
      </w:pPr>
      <w:r>
        <w:t xml:space="preserve">Use the index array we created in </w:t>
      </w:r>
      <w:r>
        <w:rPr>
          <w:rStyle w:val="P-Italics"/>
        </w:rPr>
        <w:t>Step 7</w:t>
      </w:r>
      <w:r>
        <w:t xml:space="preserve"> with a list comprehension and the </w:t>
      </w:r>
      <w:r>
        <w:rPr>
          <w:rStyle w:val="P-Code"/>
        </w:rPr>
        <w:t>features</w:t>
      </w:r>
      <w:r>
        <w:t xml:space="preserve"> list, to find the selected feature names, as follows:</w:t>
      </w:r>
    </w:p>
    <w:p w14:paraId="20953C2F" w14:textId="7557A61F" w:rsidR="00DD0D82" w:rsidRDefault="006A219A" w:rsidP="00DD0D82">
      <w:pPr>
        <w:pStyle w:val="L-Source"/>
        <w:rPr>
          <w:ins w:id="112" w:author="Stephen Klosterman" w:date="2020-11-08T11:21:00Z"/>
        </w:rPr>
      </w:pPr>
      <w:del w:id="113" w:author="Stephen Klosterman" w:date="2020-11-08T11:21:00Z">
        <w:r w:rsidDel="00DD0D82">
          <w:delText>best_</w:delText>
        </w:r>
      </w:del>
      <w:proofErr w:type="spellStart"/>
      <w:ins w:id="114" w:author="Stephen Klosterman" w:date="2020-11-08T11:21:00Z">
        <w:r w:rsidR="00DD0D82">
          <w:t>best_features</w:t>
        </w:r>
        <w:proofErr w:type="spellEnd"/>
        <w:r w:rsidR="00DD0D82">
          <w:t xml:space="preserve"> = [features[counter]</w:t>
        </w:r>
      </w:ins>
    </w:p>
    <w:p w14:paraId="183289BA" w14:textId="77777777" w:rsidR="00DD0D82" w:rsidRDefault="00DD0D82" w:rsidP="00DD0D82">
      <w:pPr>
        <w:pStyle w:val="L-Source"/>
        <w:rPr>
          <w:ins w:id="115" w:author="Stephen Klosterman" w:date="2020-11-08T11:21:00Z"/>
        </w:rPr>
      </w:pPr>
      <w:ins w:id="116" w:author="Stephen Klosterman" w:date="2020-11-08T11:21:00Z">
        <w:r>
          <w:t xml:space="preserve">                 for counter in range(</w:t>
        </w:r>
        <w:proofErr w:type="spellStart"/>
        <w:r>
          <w:t>len</w:t>
        </w:r>
        <w:proofErr w:type="spellEnd"/>
        <w:r>
          <w:t>(features))</w:t>
        </w:r>
      </w:ins>
    </w:p>
    <w:p w14:paraId="4C16EF11" w14:textId="65DA7651" w:rsidR="006A219A" w:rsidDel="00DD0D82" w:rsidRDefault="00DD0D82" w:rsidP="00DD0D82">
      <w:pPr>
        <w:pStyle w:val="L-Source"/>
        <w:rPr>
          <w:del w:id="117" w:author="Stephen Klosterman" w:date="2020-11-08T11:21:00Z"/>
        </w:rPr>
      </w:pPr>
      <w:ins w:id="118" w:author="Stephen Klosterman" w:date="2020-11-08T11:21:00Z">
        <w:r>
          <w:t xml:space="preserve">                 if </w:t>
        </w:r>
        <w:proofErr w:type="spellStart"/>
        <w:r>
          <w:t>best_feature_ix</w:t>
        </w:r>
        <w:proofErr w:type="spellEnd"/>
        <w:r>
          <w:t>[counter]]</w:t>
        </w:r>
      </w:ins>
      <w:del w:id="119" w:author="Stephen Klosterman" w:date="2020-11-08T11:21:00Z">
        <w:r w:rsidR="006A219A" w:rsidDel="00DD0D82">
          <w:delText>features = [features[counter] for counter in range(len(features))</w:delText>
        </w:r>
      </w:del>
    </w:p>
    <w:p w14:paraId="26DE33B2" w14:textId="21F073BF" w:rsidR="006A219A" w:rsidRDefault="006A219A" w:rsidP="00DD0D82">
      <w:pPr>
        <w:pStyle w:val="L-Source"/>
      </w:pPr>
      <w:del w:id="120" w:author="Stephen Klosterman" w:date="2020-11-08T11:21:00Z">
        <w:r w:rsidDel="00DD0D82">
          <w:delText xml:space="preserve">                 if best_feature_ix[counter]]</w:delText>
        </w:r>
      </w:del>
    </w:p>
    <w:p w14:paraId="3572094F" w14:textId="77777777" w:rsidR="006A219A" w:rsidRDefault="006A219A" w:rsidP="006A219A">
      <w:pPr>
        <w:pStyle w:val="L-Source"/>
      </w:pPr>
      <w:proofErr w:type="spellStart"/>
      <w:r>
        <w:t>best_features</w:t>
      </w:r>
      <w:proofErr w:type="spellEnd"/>
    </w:p>
    <w:p w14:paraId="1A5A4076" w14:textId="34D0C702" w:rsidR="008F0CAC" w:rsidRDefault="006A219A" w:rsidP="008F0CAC">
      <w:pPr>
        <w:pStyle w:val="L-Regular"/>
      </w:pPr>
      <w:r>
        <w:t>The output should be as follows:</w:t>
      </w:r>
    </w:p>
    <w:p w14:paraId="09A39D74" w14:textId="3E8CE5C1" w:rsidR="008F0CAC" w:rsidDel="00DD0D82" w:rsidRDefault="008F0CAC" w:rsidP="006A219A">
      <w:pPr>
        <w:pStyle w:val="L-Regular"/>
        <w:rPr>
          <w:del w:id="121" w:author="Stephen Klosterman" w:date="2020-11-08T11:22:00Z"/>
        </w:rPr>
      </w:pPr>
    </w:p>
    <w:p w14:paraId="6E63C47A" w14:textId="2BE2BF47" w:rsidR="008F0CAC" w:rsidRDefault="008F0CAC" w:rsidP="006A219A">
      <w:pPr>
        <w:pStyle w:val="L-Regular"/>
      </w:pPr>
      <w:r>
        <w:rPr>
          <w:noProof/>
        </w:rPr>
        <w:drawing>
          <wp:inline distT="0" distB="0" distL="0" distR="0" wp14:anchorId="03F49B99" wp14:editId="10AA9FD2">
            <wp:extent cx="6073140" cy="262552"/>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3">
                      <a:extLst>
                        <a:ext uri="{28A0092B-C50C-407E-A947-70E740481C1C}">
                          <a14:useLocalDpi xmlns:a14="http://schemas.microsoft.com/office/drawing/2010/main" val="0"/>
                        </a:ext>
                      </a:extLst>
                    </a:blip>
                    <a:srcRect t="90376"/>
                    <a:stretch/>
                  </pic:blipFill>
                  <pic:spPr bwMode="auto">
                    <a:xfrm>
                      <a:off x="0" y="0"/>
                      <a:ext cx="6073140" cy="262552"/>
                    </a:xfrm>
                    <a:prstGeom prst="rect">
                      <a:avLst/>
                    </a:prstGeom>
                    <a:noFill/>
                    <a:ln>
                      <a:noFill/>
                    </a:ln>
                    <a:extLst>
                      <a:ext uri="{53640926-AAD7-44D8-BBD7-CCE9431645EC}">
                        <a14:shadowObscured xmlns:a14="http://schemas.microsoft.com/office/drawing/2010/main"/>
                      </a:ext>
                    </a:extLst>
                  </pic:spPr>
                </pic:pic>
              </a:graphicData>
            </a:graphic>
          </wp:inline>
        </w:drawing>
      </w:r>
    </w:p>
    <w:p w14:paraId="7095BBD6" w14:textId="77777777" w:rsidR="006A219A" w:rsidRDefault="006A219A" w:rsidP="006A219A">
      <w:pPr>
        <w:pStyle w:val="IMG-Caption"/>
      </w:pPr>
      <w:r>
        <w:t>Figure 3.12: Examining the labels of the top 20% of features</w:t>
      </w:r>
    </w:p>
    <w:p w14:paraId="3B53FF4C" w14:textId="77777777" w:rsidR="006A219A" w:rsidRDefault="006A219A" w:rsidP="006A219A">
      <w:pPr>
        <w:pStyle w:val="L-Regular"/>
      </w:pPr>
      <w:r>
        <w:t xml:space="preserve">In this code, the list comprehension has looped through the number of elements in the </w:t>
      </w:r>
      <w:r>
        <w:rPr>
          <w:rStyle w:val="P-Code"/>
        </w:rPr>
        <w:t>features</w:t>
      </w:r>
      <w:r>
        <w:t xml:space="preserve"> array (</w:t>
      </w:r>
      <w:proofErr w:type="spellStart"/>
      <w:r>
        <w:rPr>
          <w:rStyle w:val="P-Code"/>
        </w:rPr>
        <w:t>len</w:t>
      </w:r>
      <w:proofErr w:type="spellEnd"/>
      <w:r>
        <w:rPr>
          <w:rStyle w:val="P-Code"/>
        </w:rPr>
        <w:t>(features)</w:t>
      </w:r>
      <w:r>
        <w:t xml:space="preserve">) with loop increment </w:t>
      </w:r>
      <w:r>
        <w:rPr>
          <w:rStyle w:val="P-Code"/>
        </w:rPr>
        <w:t>counter</w:t>
      </w:r>
      <w:r>
        <w:t xml:space="preserve">, using the Boolean array </w:t>
      </w:r>
      <w:proofErr w:type="spellStart"/>
      <w:r>
        <w:rPr>
          <w:rStyle w:val="P-Code"/>
        </w:rPr>
        <w:t>best_feature_ix</w:t>
      </w:r>
      <w:proofErr w:type="spellEnd"/>
      <w:r>
        <w:t xml:space="preserve">, representing selected features, in the </w:t>
      </w:r>
      <w:r>
        <w:rPr>
          <w:rStyle w:val="P-Code"/>
        </w:rPr>
        <w:t>if</w:t>
      </w:r>
      <w:r>
        <w:t xml:space="preserve"> statement to test whether each feature was selected and capturing the name if so.</w:t>
      </w:r>
    </w:p>
    <w:p w14:paraId="2075D882" w14:textId="77777777" w:rsidR="006A219A" w:rsidRDefault="006A219A" w:rsidP="006A219A">
      <w:pPr>
        <w:pStyle w:val="L-Regular"/>
      </w:pPr>
      <w:r>
        <w:t xml:space="preserve">The selected features agree with the top four rows of our </w:t>
      </w:r>
      <w:proofErr w:type="spellStart"/>
      <w:r>
        <w:t>DataFrame</w:t>
      </w:r>
      <w:proofErr w:type="spellEnd"/>
      <w:r>
        <w:t xml:space="preserve"> of F-test results, so the feature selection has worked as expected. While it's not strictly necessary to do things both ways, since they both lead to the same result, it's good to check your work, especially as you are learning new concepts. You should be aware that with convenience methods such as </w:t>
      </w:r>
      <w:proofErr w:type="spellStart"/>
      <w:r>
        <w:rPr>
          <w:rStyle w:val="P-Code"/>
        </w:rPr>
        <w:t>SelectPercentile</w:t>
      </w:r>
      <w:proofErr w:type="spellEnd"/>
      <w:r>
        <w:t xml:space="preserve">, you don't get visibility </w:t>
      </w:r>
      <w:proofErr w:type="gramStart"/>
      <w:r>
        <w:t>in to</w:t>
      </w:r>
      <w:proofErr w:type="gramEnd"/>
      <w:r>
        <w:t xml:space="preserve"> the F-statistics or p-values. However, in some situations it may be more convenient to use these methods, as the p-values may not necessarily be important, outside of their utility in ranking features.</w:t>
      </w:r>
    </w:p>
    <w:p w14:paraId="63FFBB28" w14:textId="77777777" w:rsidR="006A219A" w:rsidRDefault="006A219A" w:rsidP="006A219A">
      <w:pPr>
        <w:pStyle w:val="H2-General"/>
      </w:pPr>
      <w:r>
        <w:t>Finer Points of the F-test: Equivalence to t-test for Two Classes and Cautions</w:t>
      </w:r>
    </w:p>
    <w:p w14:paraId="64BBD5C1" w14:textId="77777777" w:rsidR="006A219A" w:rsidRDefault="006A219A" w:rsidP="006A219A">
      <w:pPr>
        <w:pStyle w:val="P-Regular"/>
      </w:pPr>
      <w:r>
        <w:t xml:space="preserve">When we use an F-test to look at the difference in means between just two groups, as we've done here for the binary classification problem of the case study, the test we are performing actually reduces to what's called a </w:t>
      </w:r>
      <w:r>
        <w:rPr>
          <w:rStyle w:val="P-Bold"/>
        </w:rPr>
        <w:t>t-test</w:t>
      </w:r>
      <w:r>
        <w:t xml:space="preserve">. An F-test is extensible to three or more groups and so is useful </w:t>
      </w:r>
      <w:r>
        <w:lastRenderedPageBreak/>
        <w:t xml:space="preserve">for multiclass classification. A t-test just compares the means between two groups of samples, to see if the difference in those means is </w:t>
      </w:r>
      <w:r>
        <w:rPr>
          <w:rStyle w:val="P-Bold"/>
        </w:rPr>
        <w:t>statistically significant</w:t>
      </w:r>
      <w:r>
        <w:t>.</w:t>
      </w:r>
    </w:p>
    <w:p w14:paraId="1504405B" w14:textId="43596F27" w:rsidR="006A219A" w:rsidRDefault="006A219A" w:rsidP="006A219A">
      <w:pPr>
        <w:pStyle w:val="P-Regular"/>
      </w:pPr>
      <w:r>
        <w:t xml:space="preserve">While the F-test served our purposes here of univariate feature selection, there are a few cautions to keep in mind. Going back to the concept of formal statistical assumptions, for the F-test these include that the data </w:t>
      </w:r>
      <w:del w:id="122" w:author="Stephen Klosterman" w:date="2020-11-08T11:25:00Z">
        <w:r w:rsidDel="00DD0D82">
          <w:delText>is</w:delText>
        </w:r>
      </w:del>
      <w:ins w:id="123" w:author="Stephen Klosterman" w:date="2020-11-08T11:25:00Z">
        <w:r w:rsidR="00DD0D82">
          <w:t>are</w:t>
        </w:r>
      </w:ins>
      <w:r>
        <w:t xml:space="preserve"> </w:t>
      </w:r>
      <w:r>
        <w:rPr>
          <w:rStyle w:val="P-Bold"/>
        </w:rPr>
        <w:t>normally distributed</w:t>
      </w:r>
      <w:r>
        <w:t xml:space="preserve">. We have not checked this. Also, in comparing the same response variable, </w:t>
      </w:r>
      <w:r>
        <w:rPr>
          <w:rStyle w:val="P-Code"/>
        </w:rPr>
        <w:t>y</w:t>
      </w:r>
      <w:r>
        <w:t xml:space="preserve">, to many potential features from the matrix, </w:t>
      </w:r>
      <w:r>
        <w:rPr>
          <w:rStyle w:val="P-Code"/>
        </w:rPr>
        <w:t>X</w:t>
      </w:r>
      <w:r>
        <w:t xml:space="preserve">, we have performed what are known in statistics as </w:t>
      </w:r>
      <w:r>
        <w:rPr>
          <w:rStyle w:val="P-Bold"/>
        </w:rPr>
        <w:t>multiple comparisons</w:t>
      </w:r>
      <w:r>
        <w:t xml:space="preserve">. In short, this means that by examining multiple features in comparison to the same response over and over, the odds increase that we'll find what we think is a "good feature" just by random chance. However, such features may not generalize to new data. There are statistical </w:t>
      </w:r>
      <w:r>
        <w:rPr>
          <w:rStyle w:val="P-Bold"/>
        </w:rPr>
        <w:t>corrections for multiple comparisons</w:t>
      </w:r>
      <w:r>
        <w:t xml:space="preserve"> that amount to adjusting the p-values to account for this.</w:t>
      </w:r>
    </w:p>
    <w:p w14:paraId="5F25A478" w14:textId="77777777" w:rsidR="006A219A" w:rsidRDefault="006A219A" w:rsidP="006A219A">
      <w:pPr>
        <w:pStyle w:val="P-Regular"/>
      </w:pPr>
      <w:r>
        <w:t>Even if we have not followed all the statistical "rules" that go along with these methods, we can still get useful results from them. Many methods that assume a normal distribution are regularly used with non-normal data, often with acceptable results. And the multiple comparison correction is more of a concern when p-values are the ultimate quantity of interest, for example, when making statistical inferences. Here, p-values are just a means to an end of ranking the feature list. The order of this ranking would not change, if the p-values were corrected for multiple comparisons.</w:t>
      </w:r>
    </w:p>
    <w:p w14:paraId="42237F63" w14:textId="77777777" w:rsidR="006A219A" w:rsidRDefault="006A219A" w:rsidP="006A219A">
      <w:pPr>
        <w:pStyle w:val="P-Regular"/>
      </w:pPr>
      <w:r>
        <w:t>In addition to knowing which features are likely to be useful for modeling, it is good to have a deeper understanding of the important features. Consequently, we will make a detailed graphical exploration of these in the next exercise. We will also look at other methods for feature selection later, that don't make the same assumptions as those we've introduced here and are more directly integrated with the predictive models that we will build.</w:t>
      </w:r>
    </w:p>
    <w:p w14:paraId="66DAD31A" w14:textId="77777777" w:rsidR="006A219A" w:rsidRDefault="006A219A" w:rsidP="006A219A">
      <w:pPr>
        <w:pStyle w:val="H2-General"/>
      </w:pPr>
      <w:r>
        <w:t>Hypotheses and Next Steps</w:t>
      </w:r>
    </w:p>
    <w:p w14:paraId="73E179FD" w14:textId="77777777" w:rsidR="006A219A" w:rsidRDefault="006A219A" w:rsidP="006A219A">
      <w:pPr>
        <w:pStyle w:val="P-Regular"/>
      </w:pPr>
      <w:r>
        <w:t xml:space="preserve">According to our univariate feature exploration, the feature with the strongest association with the response variable is </w:t>
      </w:r>
      <w:r>
        <w:rPr>
          <w:rStyle w:val="P-Code"/>
        </w:rPr>
        <w:t>PAY_1</w:t>
      </w:r>
      <w:r>
        <w:t xml:space="preserve">. Does this make sense? What is the interpretation of </w:t>
      </w:r>
      <w:r>
        <w:rPr>
          <w:rStyle w:val="P-Code"/>
        </w:rPr>
        <w:t>PAY_1</w:t>
      </w:r>
      <w:r>
        <w:t xml:space="preserve">? </w:t>
      </w:r>
      <w:r>
        <w:rPr>
          <w:rStyle w:val="P-Code"/>
        </w:rPr>
        <w:t>PAY_1</w:t>
      </w:r>
      <w:r>
        <w:t xml:space="preserve"> is the payment status of the account, in the most recent month. As we learned in initial data exploration, there are some values that indicate that the account was in good standing: -2 means no account usage, -1 means balance paid in full, and 0 means at least the minimum payment was made. On the other hand, positive integer values indicate a delay of payment by that many months. Accounts with delayed payments last month, were accounts that could be considered in default. This means that, essentially, this feature captures historical values of the response variable. Features such as this are extremely important as </w:t>
      </w:r>
      <w:r>
        <w:rPr>
          <w:rStyle w:val="P-Italics"/>
        </w:rPr>
        <w:t>one of the best predictors for just about any machine learning problem is historical data on the same thing you are trying to predict (that is, the response variable)</w:t>
      </w:r>
      <w:r>
        <w:t>. This should make sense: people who have defaulted before are probably at the highest risk of defaulting again.</w:t>
      </w:r>
    </w:p>
    <w:p w14:paraId="2C11CE2E" w14:textId="77777777" w:rsidR="006A219A" w:rsidRDefault="006A219A" w:rsidP="006A219A">
      <w:pPr>
        <w:pStyle w:val="P-Regular"/>
      </w:pPr>
      <w:r>
        <w:t xml:space="preserve">How about </w:t>
      </w:r>
      <w:r>
        <w:rPr>
          <w:rStyle w:val="P-Code"/>
        </w:rPr>
        <w:t>LIMIT_BAL</w:t>
      </w:r>
      <w:r>
        <w:t xml:space="preserve">, the credit limit of accounts? Thinking about how credit limits are assigned, it is likely that our client has assessed how risky a borrower is when deciding their credit limit. Riskier clients should be given lower limits, so the creditor is less exposed. Therefore, we may expect to see a higher probability of default, for accounts with lower values of </w:t>
      </w:r>
      <w:r>
        <w:rPr>
          <w:rStyle w:val="P-Code"/>
        </w:rPr>
        <w:t>LIMIT_BAL</w:t>
      </w:r>
      <w:r>
        <w:t>.</w:t>
      </w:r>
    </w:p>
    <w:p w14:paraId="421F8A83" w14:textId="77777777" w:rsidR="006A219A" w:rsidRDefault="006A219A" w:rsidP="006A219A">
      <w:pPr>
        <w:pStyle w:val="P-Regular"/>
      </w:pPr>
      <w:r>
        <w:t xml:space="preserve">What have we learned from our univariate feature selection exercise? We have an idea of what the most important features in our model are likely to be. And, from the correlation matrix, we have some idea of how they are related to the response variable. However, knowing the limitations of the tests we used, it is a good idea to visualize these features for a closer look at the relation </w:t>
      </w:r>
      <w:r>
        <w:lastRenderedPageBreak/>
        <w:t xml:space="preserve">between features and response. We have also started to develop </w:t>
      </w:r>
      <w:r>
        <w:rPr>
          <w:rStyle w:val="P-Bold"/>
        </w:rPr>
        <w:t xml:space="preserve">hypotheses </w:t>
      </w:r>
      <w:r>
        <w:t>about these features: why do we think they are important? Now, by visualizing the relationships between the features and the response variable, we can determine whether our ideas are compatible with what we can see in the data.</w:t>
      </w:r>
    </w:p>
    <w:p w14:paraId="4F118839" w14:textId="77777777" w:rsidR="006A219A" w:rsidRDefault="006A219A" w:rsidP="006A219A">
      <w:pPr>
        <w:pStyle w:val="P-Regular"/>
      </w:pPr>
      <w:r>
        <w:t>Such hypotheses and visualizations are often a key part of presenting your results to a client, who may be interested in how a model works, not just the fact that it does work.</w:t>
      </w:r>
    </w:p>
    <w:p w14:paraId="6EA3DB3B" w14:textId="77777777" w:rsidR="006A219A" w:rsidRDefault="006A219A" w:rsidP="006A219A">
      <w:pPr>
        <w:pStyle w:val="H2-General"/>
      </w:pPr>
      <w:r>
        <w:t>Exercise 12: Visualizing the Relationship between Features and Response</w:t>
      </w:r>
    </w:p>
    <w:p w14:paraId="6AB03524" w14:textId="7AB17E0B" w:rsidR="008F0CAC" w:rsidRDefault="006A219A" w:rsidP="008F0CAC">
      <w:pPr>
        <w:pStyle w:val="P-Regular"/>
      </w:pPr>
      <w:r>
        <w:t xml:space="preserve">In this exercise, you will further your knowledge of plotting functions from Matplotlib that you used earlier in this book. You'll learn how to customize graphics to better answer specific questions with the data. As you pursue these analyses, you will create insightful visualizations of how the </w:t>
      </w:r>
      <w:r>
        <w:rPr>
          <w:rStyle w:val="P-Code"/>
        </w:rPr>
        <w:t>PAY_1</w:t>
      </w:r>
      <w:r>
        <w:t xml:space="preserve"> and </w:t>
      </w:r>
      <w:r>
        <w:rPr>
          <w:rStyle w:val="P-Code"/>
        </w:rPr>
        <w:t>LIMIT_BAL</w:t>
      </w:r>
      <w:r>
        <w:t xml:space="preserve"> features relate to the response variable, that may possibly provide support for the hypotheses you formed about these features. This will be done by becoming more familiar with the Matplotlib </w:t>
      </w:r>
      <w:r>
        <w:rPr>
          <w:rStyle w:val="P-Keyword"/>
        </w:rPr>
        <w:t>API</w:t>
      </w:r>
      <w:del w:id="124" w:author="Stephen Klosterman" w:date="2020-11-08T11:34:00Z">
        <w:r w:rsidDel="00617A92">
          <w:delText>.</w:delText>
        </w:r>
      </w:del>
      <w:ins w:id="125" w:author="Stephen Klosterman" w:date="2020-11-08T11:33:00Z">
        <w:r w:rsidR="00617A92">
          <w:t xml:space="preserve"> (A</w:t>
        </w:r>
      </w:ins>
      <w:ins w:id="126" w:author="Stephen Klosterman" w:date="2020-11-08T11:34:00Z">
        <w:r w:rsidR="00617A92">
          <w:t>pplication Programming Interface).</w:t>
        </w:r>
      </w:ins>
      <w:r>
        <w:t xml:space="preserve"> Perform the following steps to complete the exercise:</w:t>
      </w:r>
    </w:p>
    <w:p w14:paraId="70A3602A" w14:textId="4973FBDE" w:rsidR="008F0CAC" w:rsidRDefault="008F0CAC" w:rsidP="006A219A">
      <w:pPr>
        <w:pStyle w:val="P-Callout"/>
      </w:pPr>
      <w:r>
        <w:t>Note</w:t>
      </w:r>
    </w:p>
    <w:p w14:paraId="2504C1D2" w14:textId="7B04AFA6" w:rsidR="006A219A" w:rsidRDefault="006A219A" w:rsidP="006A219A">
      <w:pPr>
        <w:pStyle w:val="P-Callout"/>
      </w:pPr>
      <w:r>
        <w:t xml:space="preserve">The code and the resulting output for this exercise have been loaded in a </w:t>
      </w:r>
      <w:proofErr w:type="spellStart"/>
      <w:r>
        <w:t>Jupyter</w:t>
      </w:r>
      <w:proofErr w:type="spellEnd"/>
      <w:r>
        <w:t xml:space="preserve"> notebook that can be found here: </w:t>
      </w:r>
      <w:r w:rsidR="00D040D3" w:rsidRPr="00617A92">
        <w:rPr>
          <w:strike/>
          <w:rPrChange w:id="127" w:author="Stephen Klosterman" w:date="2020-11-08T11:35:00Z">
            <w:rPr/>
          </w:rPrChange>
        </w:rPr>
        <w:fldChar w:fldCharType="begin"/>
      </w:r>
      <w:r w:rsidR="00D040D3" w:rsidRPr="00617A92">
        <w:rPr>
          <w:strike/>
          <w:rPrChange w:id="128" w:author="Stephen Klosterman" w:date="2020-11-08T11:35:00Z">
            <w:rPr/>
          </w:rPrChange>
        </w:rPr>
        <w:instrText xml:space="preserve"> HYPERLINK "http://bit.ly/2Dz5iNA" </w:instrText>
      </w:r>
      <w:r w:rsidR="00D040D3" w:rsidRPr="00617A92">
        <w:rPr>
          <w:strike/>
          <w:rPrChange w:id="129" w:author="Stephen Klosterman" w:date="2020-11-08T11:35:00Z">
            <w:rPr>
              <w:rStyle w:val="Hyperlink"/>
              <w:color w:val="000000"/>
            </w:rPr>
          </w:rPrChange>
        </w:rPr>
        <w:fldChar w:fldCharType="separate"/>
      </w:r>
      <w:r w:rsidRPr="00617A92">
        <w:rPr>
          <w:rStyle w:val="Hyperlink"/>
          <w:strike/>
          <w:color w:val="000000"/>
          <w:rPrChange w:id="130" w:author="Stephen Klosterman" w:date="2020-11-08T11:35:00Z">
            <w:rPr>
              <w:rStyle w:val="Hyperlink"/>
              <w:color w:val="000000"/>
            </w:rPr>
          </w:rPrChange>
        </w:rPr>
        <w:t>http://bit.ly/2Dz5iNA</w:t>
      </w:r>
      <w:r w:rsidR="00D040D3" w:rsidRPr="00617A92">
        <w:rPr>
          <w:rStyle w:val="Hyperlink"/>
          <w:strike/>
          <w:color w:val="000000"/>
          <w:rPrChange w:id="131" w:author="Stephen Klosterman" w:date="2020-11-08T11:35:00Z">
            <w:rPr>
              <w:rStyle w:val="Hyperlink"/>
              <w:color w:val="000000"/>
            </w:rPr>
          </w:rPrChange>
        </w:rPr>
        <w:fldChar w:fldCharType="end"/>
      </w:r>
      <w:r>
        <w:t>.</w:t>
      </w:r>
    </w:p>
    <w:p w14:paraId="428C5919" w14:textId="77777777" w:rsidR="006A219A" w:rsidRDefault="006A219A">
      <w:pPr>
        <w:pStyle w:val="L-Numbers"/>
        <w:numPr>
          <w:ilvl w:val="0"/>
          <w:numId w:val="17"/>
        </w:numPr>
        <w:pPrChange w:id="132" w:author="Stephen Klosterman" w:date="2020-11-08T11:36:00Z">
          <w:pPr>
            <w:pStyle w:val="L-Numbers"/>
          </w:pPr>
        </w:pPrChange>
      </w:pPr>
      <w:r>
        <w:t>Calculate a baseline for the response variable of the default rate across the whole dataset using pandas</w:t>
      </w:r>
      <w:proofErr w:type="gramStart"/>
      <w:r>
        <w:t xml:space="preserve">' </w:t>
      </w:r>
      <w:r>
        <w:rPr>
          <w:rStyle w:val="P-Code"/>
        </w:rPr>
        <w:t>.mean</w:t>
      </w:r>
      <w:proofErr w:type="gramEnd"/>
      <w:r>
        <w:rPr>
          <w:rStyle w:val="P-Code"/>
        </w:rPr>
        <w:t>()</w:t>
      </w:r>
      <w:r>
        <w:t>:</w:t>
      </w:r>
    </w:p>
    <w:p w14:paraId="1D42FCAF" w14:textId="77777777" w:rsidR="006A219A" w:rsidRDefault="006A219A" w:rsidP="006A219A">
      <w:pPr>
        <w:pStyle w:val="L-Source"/>
      </w:pPr>
      <w:proofErr w:type="spellStart"/>
      <w:r>
        <w:t>overall_default_rate</w:t>
      </w:r>
      <w:proofErr w:type="spellEnd"/>
      <w:r>
        <w:t xml:space="preserve"> = </w:t>
      </w:r>
      <w:proofErr w:type="gramStart"/>
      <w:r>
        <w:t>df[</w:t>
      </w:r>
      <w:proofErr w:type="gramEnd"/>
      <w:r>
        <w:t>'default payment next month'].mean()</w:t>
      </w:r>
    </w:p>
    <w:p w14:paraId="2DE48EEE" w14:textId="77777777" w:rsidR="006A219A" w:rsidRDefault="006A219A" w:rsidP="006A219A">
      <w:pPr>
        <w:pStyle w:val="L-Source"/>
      </w:pPr>
      <w:proofErr w:type="spellStart"/>
      <w:r>
        <w:t>overall_default_rate</w:t>
      </w:r>
      <w:proofErr w:type="spellEnd"/>
    </w:p>
    <w:p w14:paraId="344C13A2" w14:textId="77777777" w:rsidR="006A219A" w:rsidRDefault="006A219A" w:rsidP="006A219A">
      <w:pPr>
        <w:pStyle w:val="L-Regular"/>
      </w:pPr>
      <w:r>
        <w:t>The output of this should be:</w:t>
      </w:r>
    </w:p>
    <w:p w14:paraId="039D28EA" w14:textId="5D513E45" w:rsidR="008F0CAC" w:rsidDel="00617A92" w:rsidRDefault="008F0CAC" w:rsidP="008F0CAC">
      <w:pPr>
        <w:pStyle w:val="L-Regular"/>
        <w:ind w:left="0"/>
        <w:rPr>
          <w:del w:id="133" w:author="Stephen Klosterman" w:date="2020-11-08T11:36:00Z"/>
        </w:rPr>
      </w:pPr>
    </w:p>
    <w:p w14:paraId="45BAB706" w14:textId="4B0DC7BC" w:rsidR="008F0CAC" w:rsidRDefault="008F0CAC" w:rsidP="006A219A">
      <w:pPr>
        <w:pStyle w:val="L-Regular"/>
      </w:pPr>
      <w:r>
        <w:rPr>
          <w:noProof/>
        </w:rPr>
        <w:drawing>
          <wp:inline distT="0" distB="0" distL="0" distR="0" wp14:anchorId="1149CB7E" wp14:editId="683B0150">
            <wp:extent cx="2095018" cy="214707"/>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7703" cy="217032"/>
                    </a:xfrm>
                    <a:prstGeom prst="rect">
                      <a:avLst/>
                    </a:prstGeom>
                    <a:noFill/>
                    <a:ln>
                      <a:noFill/>
                    </a:ln>
                  </pic:spPr>
                </pic:pic>
              </a:graphicData>
            </a:graphic>
          </wp:inline>
        </w:drawing>
      </w:r>
    </w:p>
    <w:p w14:paraId="5EF83C0F" w14:textId="77777777" w:rsidR="006A219A" w:rsidRDefault="006A219A" w:rsidP="006A219A">
      <w:pPr>
        <w:pStyle w:val="IMG-Caption"/>
      </w:pPr>
      <w:r>
        <w:t>Figure 3.13: Default rate over the whole dataset</w:t>
      </w:r>
    </w:p>
    <w:p w14:paraId="7425050E" w14:textId="77777777" w:rsidR="006A219A" w:rsidRDefault="006A219A" w:rsidP="006A219A">
      <w:pPr>
        <w:pStyle w:val="L-Regular"/>
      </w:pPr>
      <w:r>
        <w:rPr>
          <w:rStyle w:val="P-Bold"/>
        </w:rPr>
        <w:t xml:space="preserve">What would be a good way to visualize default rates for different values of the </w:t>
      </w:r>
      <w:r>
        <w:rPr>
          <w:rStyle w:val="P-Code"/>
        </w:rPr>
        <w:t>PAY_1</w:t>
      </w:r>
      <w:r>
        <w:rPr>
          <w:rStyle w:val="P-Bold"/>
        </w:rPr>
        <w:t xml:space="preserve"> feature?</w:t>
      </w:r>
      <w:r>
        <w:t xml:space="preserve"> </w:t>
      </w:r>
    </w:p>
    <w:p w14:paraId="4B3FE2B8" w14:textId="77777777" w:rsidR="006A219A" w:rsidRDefault="006A219A" w:rsidP="006A219A">
      <w:pPr>
        <w:pStyle w:val="L-Regular"/>
      </w:pPr>
      <w:r>
        <w:t xml:space="preserve">Recall our observation that this feature is sort of like a hybrid categorial and numerical feature. We'll choose to plot it in a way that is typical for categorical features, due to the relatively small number of unique values. In </w:t>
      </w:r>
      <w:r>
        <w:rPr>
          <w:rStyle w:val="P-Italics"/>
        </w:rPr>
        <w:t>Chapter 1</w:t>
      </w:r>
      <w:r>
        <w:t>,</w:t>
      </w:r>
      <w:r>
        <w:rPr>
          <w:rStyle w:val="P-Italics"/>
        </w:rPr>
        <w:t xml:space="preserve"> Data Exploration and Cleaning</w:t>
      </w:r>
      <w:r>
        <w:t xml:space="preserve"> we did </w:t>
      </w:r>
      <w:proofErr w:type="spellStart"/>
      <w:r>
        <w:rPr>
          <w:rStyle w:val="P-Code"/>
        </w:rPr>
        <w:t>value_counts</w:t>
      </w:r>
      <w:proofErr w:type="spellEnd"/>
      <w:r>
        <w:t xml:space="preserve"> of this feature as part of data exploration, then later we learned about </w:t>
      </w:r>
      <w:proofErr w:type="spellStart"/>
      <w:r>
        <w:rPr>
          <w:rStyle w:val="P-Code"/>
        </w:rPr>
        <w:t>groupby</w:t>
      </w:r>
      <w:proofErr w:type="spellEnd"/>
      <w:r>
        <w:t>/</w:t>
      </w:r>
      <w:r>
        <w:rPr>
          <w:rStyle w:val="P-Code"/>
        </w:rPr>
        <w:t>mean</w:t>
      </w:r>
      <w:r>
        <w:t xml:space="preserve"> when looking at the </w:t>
      </w:r>
      <w:r>
        <w:rPr>
          <w:rStyle w:val="P-Code"/>
        </w:rPr>
        <w:t>EDUCATION</w:t>
      </w:r>
      <w:r>
        <w:t xml:space="preserve"> feature. </w:t>
      </w:r>
      <w:proofErr w:type="spellStart"/>
      <w:r>
        <w:rPr>
          <w:rStyle w:val="P-Code"/>
        </w:rPr>
        <w:t>groupby</w:t>
      </w:r>
      <w:proofErr w:type="spellEnd"/>
      <w:r>
        <w:t>/</w:t>
      </w:r>
      <w:r>
        <w:rPr>
          <w:rStyle w:val="P-Code"/>
        </w:rPr>
        <w:t>mean</w:t>
      </w:r>
      <w:r>
        <w:t xml:space="preserve"> would be a good way to visualize the default rate again here, for different payment statuses.</w:t>
      </w:r>
    </w:p>
    <w:p w14:paraId="6CE997C4" w14:textId="77777777" w:rsidR="006A219A" w:rsidRDefault="006A219A" w:rsidP="006A219A">
      <w:pPr>
        <w:pStyle w:val="L-Numbers"/>
      </w:pPr>
      <w:r>
        <w:t xml:space="preserve">Use this code to create a </w:t>
      </w:r>
      <w:proofErr w:type="spellStart"/>
      <w:r>
        <w:rPr>
          <w:rStyle w:val="P-Code"/>
        </w:rPr>
        <w:t>groupby</w:t>
      </w:r>
      <w:proofErr w:type="spellEnd"/>
      <w:r>
        <w:t>/</w:t>
      </w:r>
      <w:r>
        <w:rPr>
          <w:rStyle w:val="P-Code"/>
        </w:rPr>
        <w:t>mean</w:t>
      </w:r>
      <w:r>
        <w:t xml:space="preserve"> aggregation:</w:t>
      </w:r>
    </w:p>
    <w:p w14:paraId="0169A3E3" w14:textId="132B5519" w:rsidR="00617A92" w:rsidRDefault="006A219A" w:rsidP="00617A92">
      <w:pPr>
        <w:pStyle w:val="L-Source"/>
        <w:rPr>
          <w:ins w:id="134" w:author="Stephen Klosterman" w:date="2020-11-08T11:38:00Z"/>
        </w:rPr>
      </w:pPr>
      <w:del w:id="135" w:author="Stephen Klosterman" w:date="2020-11-08T11:38:00Z">
        <w:r w:rsidDel="00617A92">
          <w:delText>g</w:delText>
        </w:r>
      </w:del>
      <w:proofErr w:type="spellStart"/>
      <w:ins w:id="136" w:author="Stephen Klosterman" w:date="2020-11-08T11:38:00Z">
        <w:r w:rsidR="00617A92">
          <w:t>group_by_pay_mean_y</w:t>
        </w:r>
        <w:proofErr w:type="spellEnd"/>
        <w:r w:rsidR="00617A92">
          <w:t xml:space="preserve"> = </w:t>
        </w:r>
        <w:proofErr w:type="spellStart"/>
        <w:proofErr w:type="gramStart"/>
        <w:r w:rsidR="00617A92">
          <w:t>df.groupby</w:t>
        </w:r>
        <w:proofErr w:type="spellEnd"/>
        <w:proofErr w:type="gramEnd"/>
        <w:r w:rsidR="00617A92">
          <w:t>('PAY_1').</w:t>
        </w:r>
        <w:proofErr w:type="spellStart"/>
        <w:r w:rsidR="00617A92">
          <w:t>agg</w:t>
        </w:r>
        <w:proofErr w:type="spellEnd"/>
        <w:r w:rsidR="00617A92">
          <w:t>(</w:t>
        </w:r>
      </w:ins>
    </w:p>
    <w:p w14:paraId="4CC0F71B" w14:textId="77777777" w:rsidR="00617A92" w:rsidRDefault="00617A92" w:rsidP="00617A92">
      <w:pPr>
        <w:pStyle w:val="L-Source"/>
        <w:rPr>
          <w:ins w:id="137" w:author="Stephen Klosterman" w:date="2020-11-08T11:38:00Z"/>
        </w:rPr>
      </w:pPr>
      <w:ins w:id="138" w:author="Stephen Klosterman" w:date="2020-11-08T11:38:00Z">
        <w:r>
          <w:t xml:space="preserve">    {'default payment next month':</w:t>
        </w:r>
        <w:proofErr w:type="spellStart"/>
        <w:proofErr w:type="gramStart"/>
        <w:r>
          <w:t>np.mean</w:t>
        </w:r>
        <w:proofErr w:type="spellEnd"/>
        <w:proofErr w:type="gramEnd"/>
        <w:r>
          <w:t>})</w:t>
        </w:r>
      </w:ins>
    </w:p>
    <w:p w14:paraId="58701BC2" w14:textId="3677209F" w:rsidR="006A219A" w:rsidDel="00617A92" w:rsidRDefault="00617A92" w:rsidP="00617A92">
      <w:pPr>
        <w:pStyle w:val="L-Source"/>
        <w:rPr>
          <w:del w:id="139" w:author="Stephen Klosterman" w:date="2020-11-08T11:38:00Z"/>
        </w:rPr>
      </w:pPr>
      <w:proofErr w:type="spellStart"/>
      <w:ins w:id="140" w:author="Stephen Klosterman" w:date="2020-11-08T11:38:00Z">
        <w:r>
          <w:t>group_by_pay_mean_y</w:t>
        </w:r>
        <w:proofErr w:type="spellEnd"/>
        <w:r w:rsidDel="00617A92">
          <w:t xml:space="preserve"> </w:t>
        </w:r>
      </w:ins>
      <w:del w:id="141" w:author="Stephen Klosterman" w:date="2020-11-08T11:38:00Z">
        <w:r w:rsidR="006A219A" w:rsidDel="00617A92">
          <w:delText>roup_by_pay_mean_y = df.groupby('PAY_1').agg({'default payment next month':np.mean})</w:delText>
        </w:r>
      </w:del>
    </w:p>
    <w:p w14:paraId="5FE5CE7F" w14:textId="24DFA964" w:rsidR="006A219A" w:rsidRDefault="006A219A" w:rsidP="00617A92">
      <w:pPr>
        <w:pStyle w:val="L-Source"/>
      </w:pPr>
      <w:del w:id="142" w:author="Stephen Klosterman" w:date="2020-11-08T11:38:00Z">
        <w:r w:rsidDel="00617A92">
          <w:delText>group_by_pay_mean_</w:delText>
        </w:r>
      </w:del>
      <w:del w:id="143" w:author="Stephen Klosterman" w:date="2020-11-08T11:39:00Z">
        <w:r w:rsidDel="00A75193">
          <w:delText>y</w:delText>
        </w:r>
      </w:del>
    </w:p>
    <w:p w14:paraId="220CA3BA" w14:textId="5FAED70D" w:rsidR="008F0CAC" w:rsidRDefault="006A219A" w:rsidP="008F0CAC">
      <w:pPr>
        <w:pStyle w:val="L-Regular"/>
      </w:pPr>
      <w:r>
        <w:lastRenderedPageBreak/>
        <w:t>The output should look as follows:</w:t>
      </w:r>
    </w:p>
    <w:p w14:paraId="2D53CF5A" w14:textId="602D3B2A" w:rsidR="008F0CAC" w:rsidDel="00CD3E7F" w:rsidRDefault="008F0CAC" w:rsidP="006A219A">
      <w:pPr>
        <w:pStyle w:val="L-Regular"/>
        <w:rPr>
          <w:del w:id="144" w:author="Stephen Klosterman" w:date="2020-11-08T11:39:00Z"/>
        </w:rPr>
      </w:pPr>
    </w:p>
    <w:p w14:paraId="3F17F7FE" w14:textId="64B71BB5" w:rsidR="008F0CAC" w:rsidRDefault="008F0CAC" w:rsidP="006A219A">
      <w:pPr>
        <w:pStyle w:val="L-Regular"/>
      </w:pPr>
      <w:r>
        <w:rPr>
          <w:noProof/>
        </w:rPr>
        <w:drawing>
          <wp:inline distT="0" distB="0" distL="0" distR="0" wp14:anchorId="5B7693E7" wp14:editId="154DD909">
            <wp:extent cx="2361236" cy="3300680"/>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5">
                      <a:extLst>
                        <a:ext uri="{28A0092B-C50C-407E-A947-70E740481C1C}">
                          <a14:useLocalDpi xmlns:a14="http://schemas.microsoft.com/office/drawing/2010/main" val="0"/>
                        </a:ext>
                      </a:extLst>
                    </a:blip>
                    <a:srcRect t="16116" r="66645"/>
                    <a:stretch/>
                  </pic:blipFill>
                  <pic:spPr bwMode="auto">
                    <a:xfrm>
                      <a:off x="0" y="0"/>
                      <a:ext cx="2365654" cy="3306855"/>
                    </a:xfrm>
                    <a:prstGeom prst="rect">
                      <a:avLst/>
                    </a:prstGeom>
                    <a:noFill/>
                    <a:ln>
                      <a:noFill/>
                    </a:ln>
                    <a:extLst>
                      <a:ext uri="{53640926-AAD7-44D8-BBD7-CCE9431645EC}">
                        <a14:shadowObscured xmlns:a14="http://schemas.microsoft.com/office/drawing/2010/main"/>
                      </a:ext>
                    </a:extLst>
                  </pic:spPr>
                </pic:pic>
              </a:graphicData>
            </a:graphic>
          </wp:inline>
        </w:drawing>
      </w:r>
    </w:p>
    <w:p w14:paraId="2C146018" w14:textId="77777777" w:rsidR="006A219A" w:rsidRDefault="006A219A" w:rsidP="006A219A">
      <w:pPr>
        <w:pStyle w:val="IMG-Caption"/>
      </w:pPr>
      <w:r>
        <w:t>Figure 3.14: Mean of the response variable by groups of the PAY_1 feature</w:t>
      </w:r>
    </w:p>
    <w:p w14:paraId="24B7314B" w14:textId="77777777" w:rsidR="006A219A" w:rsidRDefault="006A219A" w:rsidP="006A219A">
      <w:pPr>
        <w:pStyle w:val="L-Regular"/>
      </w:pPr>
      <w:r>
        <w:t>Looking at these values, you may already be able to discern the trend. Let's go straight to plotting them. We'll take it step by step and introduce some new concepts. You should put all the code from steps 3 through 6 in a single code cell.</w:t>
      </w:r>
    </w:p>
    <w:p w14:paraId="22EAC30B" w14:textId="77777777" w:rsidR="006A219A" w:rsidRDefault="006A219A" w:rsidP="006A219A">
      <w:pPr>
        <w:pStyle w:val="L-Regular"/>
      </w:pPr>
      <w:r>
        <w:t xml:space="preserve">In Matplotlib, every plot exists on an </w:t>
      </w:r>
      <w:proofErr w:type="gramStart"/>
      <w:r>
        <w:rPr>
          <w:rStyle w:val="P-Code"/>
        </w:rPr>
        <w:t>axes</w:t>
      </w:r>
      <w:proofErr w:type="gramEnd"/>
      <w:r>
        <w:t xml:space="preserve">, and within a </w:t>
      </w:r>
      <w:r>
        <w:rPr>
          <w:rStyle w:val="P-Code"/>
        </w:rPr>
        <w:t>figure</w:t>
      </w:r>
      <w:r>
        <w:t xml:space="preserve"> window. By creating objects for </w:t>
      </w:r>
      <w:r>
        <w:rPr>
          <w:rStyle w:val="P-Code"/>
        </w:rPr>
        <w:t>axes</w:t>
      </w:r>
      <w:r>
        <w:t xml:space="preserve"> and </w:t>
      </w:r>
      <w:r>
        <w:rPr>
          <w:rStyle w:val="P-Code"/>
        </w:rPr>
        <w:t>figures</w:t>
      </w:r>
      <w:r>
        <w:t xml:space="preserve">, you can directly access and change their properties, including axis labels, tick marks, and other things on the axes, or the dimensions of the figure. </w:t>
      </w:r>
    </w:p>
    <w:p w14:paraId="23494AB3" w14:textId="77777777" w:rsidR="006A219A" w:rsidRDefault="006A219A" w:rsidP="006A219A">
      <w:pPr>
        <w:pStyle w:val="L-Numbers"/>
      </w:pPr>
      <w:r>
        <w:t xml:space="preserve">Create an </w:t>
      </w:r>
      <w:r>
        <w:rPr>
          <w:rStyle w:val="P-Code"/>
        </w:rPr>
        <w:t>axes</w:t>
      </w:r>
      <w:r>
        <w:t xml:space="preserve"> object in a variable also called </w:t>
      </w:r>
      <w:r>
        <w:rPr>
          <w:rStyle w:val="P-Code"/>
        </w:rPr>
        <w:t>axes</w:t>
      </w:r>
      <w:r>
        <w:t xml:space="preserve">, using the following code: </w:t>
      </w:r>
    </w:p>
    <w:p w14:paraId="4DC3765D" w14:textId="77777777" w:rsidR="006A219A" w:rsidRDefault="006A219A" w:rsidP="006A219A">
      <w:pPr>
        <w:pStyle w:val="L-Source"/>
      </w:pPr>
      <w:r>
        <w:t xml:space="preserve">axes = </w:t>
      </w:r>
      <w:proofErr w:type="spellStart"/>
      <w:proofErr w:type="gramStart"/>
      <w:r>
        <w:t>plt.axes</w:t>
      </w:r>
      <w:proofErr w:type="spellEnd"/>
      <w:proofErr w:type="gramEnd"/>
      <w:r>
        <w:t>()</w:t>
      </w:r>
    </w:p>
    <w:p w14:paraId="5EA0B69C" w14:textId="77777777" w:rsidR="006A219A" w:rsidRDefault="006A219A" w:rsidP="006A219A">
      <w:pPr>
        <w:pStyle w:val="L-Numbers"/>
      </w:pPr>
      <w:r>
        <w:t xml:space="preserve">Plot the overall default rate as a red horizontal line. </w:t>
      </w:r>
    </w:p>
    <w:p w14:paraId="568A5CEE" w14:textId="77777777" w:rsidR="006A219A" w:rsidRDefault="006A219A" w:rsidP="006A219A">
      <w:pPr>
        <w:pStyle w:val="L-Regular"/>
      </w:pPr>
      <w:r>
        <w:t xml:space="preserve">Matplotlib makes this easy; you just have to indicate the y-intercept of this line with the </w:t>
      </w:r>
      <w:proofErr w:type="spellStart"/>
      <w:r>
        <w:rPr>
          <w:rStyle w:val="P-Code"/>
        </w:rPr>
        <w:t>axhline</w:t>
      </w:r>
      <w:proofErr w:type="spellEnd"/>
      <w:r>
        <w:t xml:space="preserve"> function. Notice that instead of calling this function from </w:t>
      </w:r>
      <w:proofErr w:type="spellStart"/>
      <w:r>
        <w:rPr>
          <w:rStyle w:val="P-Code"/>
        </w:rPr>
        <w:t>plt</w:t>
      </w:r>
      <w:proofErr w:type="spellEnd"/>
      <w:r>
        <w:t xml:space="preserve">, now we are calling it as a method on our </w:t>
      </w:r>
      <w:r>
        <w:rPr>
          <w:rStyle w:val="P-Code"/>
        </w:rPr>
        <w:t>axes</w:t>
      </w:r>
      <w:r>
        <w:t xml:space="preserve"> object:</w:t>
      </w:r>
    </w:p>
    <w:p w14:paraId="151C03A2" w14:textId="77777777" w:rsidR="006A219A" w:rsidRDefault="006A219A" w:rsidP="006A219A">
      <w:pPr>
        <w:pStyle w:val="L-Source"/>
      </w:pPr>
      <w:proofErr w:type="spellStart"/>
      <w:proofErr w:type="gramStart"/>
      <w:r>
        <w:t>axes.axhline</w:t>
      </w:r>
      <w:proofErr w:type="spellEnd"/>
      <w:proofErr w:type="gramEnd"/>
      <w:r>
        <w:t>(</w:t>
      </w:r>
      <w:proofErr w:type="spellStart"/>
      <w:r>
        <w:t>overall_default_rate</w:t>
      </w:r>
      <w:proofErr w:type="spellEnd"/>
      <w:r>
        <w:t>, color='red')</w:t>
      </w:r>
    </w:p>
    <w:p w14:paraId="6EC42A47" w14:textId="77777777" w:rsidR="006A219A" w:rsidRDefault="006A219A" w:rsidP="006A219A">
      <w:pPr>
        <w:pStyle w:val="L-Regular"/>
      </w:pPr>
      <w:r>
        <w:t xml:space="preserve">Now, over this line, we want to plot the default rate within each group of </w:t>
      </w:r>
      <w:r>
        <w:rPr>
          <w:rStyle w:val="P-Code"/>
        </w:rPr>
        <w:t>PAY_1</w:t>
      </w:r>
      <w:r>
        <w:t xml:space="preserve"> </w:t>
      </w:r>
      <w:proofErr w:type="gramStart"/>
      <w:r>
        <w:t>values</w:t>
      </w:r>
      <w:proofErr w:type="gramEnd"/>
      <w:r>
        <w:t xml:space="preserve">. </w:t>
      </w:r>
    </w:p>
    <w:p w14:paraId="7696CA1E" w14:textId="668BF659" w:rsidR="006A219A" w:rsidRDefault="006A219A" w:rsidP="006A219A">
      <w:pPr>
        <w:pStyle w:val="L-Numbers"/>
      </w:pPr>
      <w:r>
        <w:t xml:space="preserve">Use the </w:t>
      </w:r>
      <w:r>
        <w:rPr>
          <w:rStyle w:val="P-Code"/>
        </w:rPr>
        <w:t>plot</w:t>
      </w:r>
      <w:r>
        <w:t xml:space="preserve"> method of the </w:t>
      </w:r>
      <w:proofErr w:type="spellStart"/>
      <w:r>
        <w:rPr>
          <w:rStyle w:val="P-Code"/>
        </w:rPr>
        <w:t>DataFrame</w:t>
      </w:r>
      <w:proofErr w:type="spellEnd"/>
      <w:r>
        <w:t xml:space="preserve"> of grouped data we created. Specify to include an </w:t>
      </w:r>
      <w:r>
        <w:rPr>
          <w:rStyle w:val="P-Code"/>
        </w:rPr>
        <w:t>'x'</w:t>
      </w:r>
      <w:r>
        <w:t xml:space="preserve"> marker along the line plot, to not have a </w:t>
      </w:r>
      <w:r>
        <w:rPr>
          <w:rStyle w:val="P-Code"/>
        </w:rPr>
        <w:t>legend</w:t>
      </w:r>
      <w:r>
        <w:t xml:space="preserve"> instance, which we'll create later, and that the </w:t>
      </w:r>
      <w:r>
        <w:rPr>
          <w:rStyle w:val="P-Bold"/>
        </w:rPr>
        <w:t>parent ax</w:t>
      </w:r>
      <w:ins w:id="145" w:author="Stephen Klosterman" w:date="2020-11-08T11:42:00Z">
        <w:r w:rsidR="00CD3E7F">
          <w:rPr>
            <w:rStyle w:val="P-Bold"/>
          </w:rPr>
          <w:t>e</w:t>
        </w:r>
      </w:ins>
      <w:del w:id="146" w:author="Stephen Klosterman" w:date="2020-11-08T11:42:00Z">
        <w:r w:rsidDel="00CD3E7F">
          <w:rPr>
            <w:rStyle w:val="P-Bold"/>
          </w:rPr>
          <w:delText>i</w:delText>
        </w:r>
      </w:del>
      <w:r>
        <w:rPr>
          <w:rStyle w:val="P-Bold"/>
        </w:rPr>
        <w:t>s</w:t>
      </w:r>
      <w:r>
        <w:t xml:space="preserve"> of this plot should be the </w:t>
      </w:r>
      <w:r>
        <w:rPr>
          <w:rStyle w:val="P-Code"/>
        </w:rPr>
        <w:t>axes</w:t>
      </w:r>
      <w:r>
        <w:t xml:space="preserve"> we are already working with (otherwise, pandas would erase what was already there and create new </w:t>
      </w:r>
      <w:r>
        <w:rPr>
          <w:rStyle w:val="P-Code"/>
        </w:rPr>
        <w:t>axes</w:t>
      </w:r>
      <w:r>
        <w:t>):</w:t>
      </w:r>
    </w:p>
    <w:p w14:paraId="11D4E97F" w14:textId="77777777" w:rsidR="006A219A" w:rsidRDefault="006A219A" w:rsidP="006A219A">
      <w:pPr>
        <w:pStyle w:val="L-Source"/>
      </w:pPr>
      <w:proofErr w:type="spellStart"/>
      <w:r>
        <w:lastRenderedPageBreak/>
        <w:t>group_by_pay_mean_</w:t>
      </w:r>
      <w:proofErr w:type="gramStart"/>
      <w:r>
        <w:t>y.plot</w:t>
      </w:r>
      <w:proofErr w:type="spellEnd"/>
      <w:proofErr w:type="gramEnd"/>
      <w:r>
        <w:t>(marker='x', legend=False, ax=axes)</w:t>
      </w:r>
    </w:p>
    <w:p w14:paraId="300E65B5" w14:textId="77777777" w:rsidR="006A219A" w:rsidRDefault="006A219A" w:rsidP="006A219A">
      <w:pPr>
        <w:pStyle w:val="L-Regular"/>
      </w:pPr>
      <w:r>
        <w:t xml:space="preserve">This is all the data we want to plot. </w:t>
      </w:r>
    </w:p>
    <w:p w14:paraId="3360AFEA" w14:textId="77777777" w:rsidR="006A219A" w:rsidRDefault="006A219A" w:rsidP="006A219A">
      <w:pPr>
        <w:pStyle w:val="L-Numbers"/>
      </w:pPr>
      <w:r>
        <w:t xml:space="preserve">Set the y-axis label and create a </w:t>
      </w:r>
      <w:r>
        <w:rPr>
          <w:rStyle w:val="P-Code"/>
        </w:rPr>
        <w:t>legend</w:t>
      </w:r>
      <w:r>
        <w:t xml:space="preserve"> instance (there are many possible options for controlling legend appearance, but a simple way is to provide a list of strings, indicating the labels for the graphical elements in the order they were added to the </w:t>
      </w:r>
      <w:r>
        <w:rPr>
          <w:rStyle w:val="P-Code"/>
        </w:rPr>
        <w:t>axes</w:t>
      </w:r>
      <w:r>
        <w:t>):</w:t>
      </w:r>
    </w:p>
    <w:p w14:paraId="1F4971B6" w14:textId="77777777" w:rsidR="006A219A" w:rsidRDefault="006A219A" w:rsidP="006A219A">
      <w:pPr>
        <w:pStyle w:val="L-Source"/>
      </w:pPr>
      <w:proofErr w:type="spellStart"/>
      <w:r>
        <w:t>axes.set_</w:t>
      </w:r>
      <w:proofErr w:type="gramStart"/>
      <w:r>
        <w:t>ylabel</w:t>
      </w:r>
      <w:proofErr w:type="spellEnd"/>
      <w:r>
        <w:t>(</w:t>
      </w:r>
      <w:proofErr w:type="gramEnd"/>
      <w:r>
        <w:t>'Proportion of credit defaults')</w:t>
      </w:r>
      <w:r>
        <w:br/>
      </w:r>
      <w:proofErr w:type="spellStart"/>
      <w:r>
        <w:t>axes.legend</w:t>
      </w:r>
      <w:proofErr w:type="spellEnd"/>
      <w:r>
        <w:t>(['Entire dataset', 'Groups of PAY_1'])</w:t>
      </w:r>
    </w:p>
    <w:p w14:paraId="5F9C1474" w14:textId="77777777" w:rsidR="006A219A" w:rsidRDefault="006A219A" w:rsidP="006A219A">
      <w:pPr>
        <w:pStyle w:val="L-Numbers"/>
      </w:pPr>
      <w:r>
        <w:t xml:space="preserve">Executing all the code from </w:t>
      </w:r>
      <w:r>
        <w:rPr>
          <w:rStyle w:val="P-Italics"/>
        </w:rPr>
        <w:t>Steps 3</w:t>
      </w:r>
      <w:r>
        <w:t xml:space="preserve"> through </w:t>
      </w:r>
      <w:r>
        <w:rPr>
          <w:rStyle w:val="P-Italics"/>
        </w:rPr>
        <w:t>6</w:t>
      </w:r>
      <w:r>
        <w:t xml:space="preserve"> in a single code cell should result in the following plot:</w:t>
      </w:r>
    </w:p>
    <w:p w14:paraId="01C98EF8" w14:textId="19FEC7D3" w:rsidR="006A219A" w:rsidRDefault="006A219A" w:rsidP="006A219A">
      <w:pPr>
        <w:pStyle w:val="P-Regular"/>
      </w:pPr>
      <w:r>
        <w:rPr>
          <w:noProof/>
        </w:rPr>
        <w:drawing>
          <wp:inline distT="0" distB="0" distL="0" distR="0" wp14:anchorId="10F3403D" wp14:editId="09D05FFB">
            <wp:extent cx="4724400" cy="3192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4400" cy="3192780"/>
                    </a:xfrm>
                    <a:prstGeom prst="rect">
                      <a:avLst/>
                    </a:prstGeom>
                    <a:noFill/>
                    <a:ln>
                      <a:noFill/>
                    </a:ln>
                  </pic:spPr>
                </pic:pic>
              </a:graphicData>
            </a:graphic>
          </wp:inline>
        </w:drawing>
      </w:r>
    </w:p>
    <w:p w14:paraId="2C7E77FE" w14:textId="77777777" w:rsidR="006A219A" w:rsidRDefault="006A219A" w:rsidP="006A219A">
      <w:pPr>
        <w:pStyle w:val="IMG-Caption"/>
      </w:pPr>
      <w:r>
        <w:t>Figure 3.15: Credit default rates across all the data</w:t>
      </w:r>
    </w:p>
    <w:p w14:paraId="0ACE1216" w14:textId="77777777" w:rsidR="006A219A" w:rsidRDefault="006A219A" w:rsidP="006A219A">
      <w:pPr>
        <w:pStyle w:val="L-Regular"/>
      </w:pPr>
      <w:r>
        <w:t>Our visualization of payment statuses has revealed a clear, and probably expected, story: those who defaulted before, are in fact more likely to default again. The default rate of accounts in good standing is well below the overall default rate, which we know from before is about 22%. However, at least 30% of the accounts that were in default last month will be in default again next month, according to this. This is a good visual to share with our business partner as it shows the effect of what may be the most important feature in our model.</w:t>
      </w:r>
    </w:p>
    <w:p w14:paraId="1E989310" w14:textId="77777777" w:rsidR="006A219A" w:rsidRDefault="006A219A" w:rsidP="006A219A">
      <w:pPr>
        <w:pStyle w:val="L-Regular"/>
      </w:pPr>
      <w:r>
        <w:t xml:space="preserve">Now we turn our attention to the feature ranked as having the second strongest association with the target variable: </w:t>
      </w:r>
      <w:r>
        <w:rPr>
          <w:rStyle w:val="P-Code"/>
        </w:rPr>
        <w:t>LIMIT_BAL</w:t>
      </w:r>
      <w:r>
        <w:t xml:space="preserve">. This is a numerical feature with many unique values. A good way to visualize features such as this, for a classification problem, is to plot multiple histograms on the same axis, with different colors for the different classes. As a way to separate the classes, we can index them from the </w:t>
      </w:r>
      <w:proofErr w:type="spellStart"/>
      <w:r>
        <w:t>DataFrame</w:t>
      </w:r>
      <w:proofErr w:type="spellEnd"/>
      <w:r>
        <w:t xml:space="preserve"> using logical arrays.</w:t>
      </w:r>
    </w:p>
    <w:p w14:paraId="5E4E81B6" w14:textId="77777777" w:rsidR="006A219A" w:rsidRDefault="006A219A" w:rsidP="006A219A">
      <w:pPr>
        <w:pStyle w:val="L-Numbers"/>
      </w:pPr>
      <w:r>
        <w:t>Use this code to create logical masks for positive and negative samples:</w:t>
      </w:r>
    </w:p>
    <w:p w14:paraId="04D3061A" w14:textId="77777777" w:rsidR="006A219A" w:rsidRDefault="006A219A" w:rsidP="006A219A">
      <w:pPr>
        <w:pStyle w:val="L-Source"/>
      </w:pPr>
      <w:proofErr w:type="spellStart"/>
      <w:r>
        <w:lastRenderedPageBreak/>
        <w:t>pos_mask</w:t>
      </w:r>
      <w:proofErr w:type="spellEnd"/>
      <w:r>
        <w:t xml:space="preserve"> = y == 1</w:t>
      </w:r>
    </w:p>
    <w:p w14:paraId="2E9DC4E6" w14:textId="77777777" w:rsidR="006A219A" w:rsidRDefault="006A219A" w:rsidP="006A219A">
      <w:pPr>
        <w:pStyle w:val="L-Source"/>
      </w:pPr>
      <w:proofErr w:type="spellStart"/>
      <w:r>
        <w:t>neg_mask</w:t>
      </w:r>
      <w:proofErr w:type="spellEnd"/>
      <w:r>
        <w:t xml:space="preserve"> = y == 0</w:t>
      </w:r>
    </w:p>
    <w:p w14:paraId="759780E5" w14:textId="2EAD0418" w:rsidR="006A219A" w:rsidRDefault="006A219A" w:rsidP="006A219A">
      <w:pPr>
        <w:pStyle w:val="L-Regular"/>
      </w:pPr>
      <w:r>
        <w:t xml:space="preserve">To create our dual histogram plot, we'll make another </w:t>
      </w:r>
      <w:r>
        <w:rPr>
          <w:rStyle w:val="P-Code"/>
        </w:rPr>
        <w:t>axes</w:t>
      </w:r>
      <w:r>
        <w:t xml:space="preserve"> object, then call </w:t>
      </w:r>
      <w:proofErr w:type="gramStart"/>
      <w:r>
        <w:t xml:space="preserve">the </w:t>
      </w:r>
      <w:r>
        <w:rPr>
          <w:rStyle w:val="P-Code"/>
        </w:rPr>
        <w:t>.hist</w:t>
      </w:r>
      <w:proofErr w:type="gramEnd"/>
      <w:r>
        <w:t xml:space="preserve"> method on it twice for the positive and negative class histograms. We supply a few additional keyword arguments: </w:t>
      </w:r>
      <w:r>
        <w:rPr>
          <w:rStyle w:val="P-Code"/>
        </w:rPr>
        <w:t>alpha</w:t>
      </w:r>
      <w:r>
        <w:t xml:space="preserve"> creates transparency in the histograms, so that if they </w:t>
      </w:r>
      <w:proofErr w:type="gramStart"/>
      <w:r>
        <w:t>overlap</w:t>
      </w:r>
      <w:proofErr w:type="gramEnd"/>
      <w:r>
        <w:t xml:space="preserve"> we can still see each of them, and we specify the colors. The blue and red colors, with transparency, will show a purpl</w:t>
      </w:r>
      <w:ins w:id="147" w:author="Stephen Klosterman" w:date="2020-11-08T11:50:00Z">
        <w:r w:rsidR="00CD3E7F">
          <w:t>ish</w:t>
        </w:r>
      </w:ins>
      <w:del w:id="148" w:author="Stephen Klosterman" w:date="2020-11-08T11:50:00Z">
        <w:r w:rsidDel="00CD3E7F">
          <w:delText>e</w:delText>
        </w:r>
      </w:del>
      <w:r>
        <w:t xml:space="preserve"> color in places where the histograms overlap. Once we have the histograms, we rotate the x-axis tick labels to make them more legible and create several other annotations that should be self-explanatory. </w:t>
      </w:r>
    </w:p>
    <w:p w14:paraId="5038CD1F" w14:textId="77777777" w:rsidR="006A219A" w:rsidRDefault="006A219A" w:rsidP="006A219A">
      <w:pPr>
        <w:pStyle w:val="L-Numbers"/>
      </w:pPr>
      <w:r>
        <w:t>Use the following code to create the dual histogram plot with the aforementioned properties:</w:t>
      </w:r>
    </w:p>
    <w:p w14:paraId="2E2208E3" w14:textId="77777777" w:rsidR="006A219A" w:rsidRDefault="006A219A" w:rsidP="006A219A">
      <w:pPr>
        <w:pStyle w:val="L-Source"/>
      </w:pPr>
      <w:r>
        <w:t xml:space="preserve">axes = </w:t>
      </w:r>
      <w:proofErr w:type="spellStart"/>
      <w:proofErr w:type="gramStart"/>
      <w:r>
        <w:t>plt.axes</w:t>
      </w:r>
      <w:proofErr w:type="spellEnd"/>
      <w:proofErr w:type="gramEnd"/>
      <w:r>
        <w:t>()</w:t>
      </w:r>
    </w:p>
    <w:p w14:paraId="6ABBB225" w14:textId="77777777" w:rsidR="006A219A" w:rsidRDefault="006A219A" w:rsidP="006A219A">
      <w:pPr>
        <w:pStyle w:val="L-Source"/>
      </w:pPr>
      <w:proofErr w:type="spellStart"/>
      <w:proofErr w:type="gramStart"/>
      <w:r>
        <w:t>axes.hist</w:t>
      </w:r>
      <w:proofErr w:type="spellEnd"/>
      <w:proofErr w:type="gramEnd"/>
      <w:r>
        <w:t>(</w:t>
      </w:r>
      <w:proofErr w:type="spellStart"/>
      <w:r>
        <w:t>df.loc</w:t>
      </w:r>
      <w:proofErr w:type="spellEnd"/>
      <w:r>
        <w:t>[</w:t>
      </w:r>
      <w:proofErr w:type="spellStart"/>
      <w:r>
        <w:t>neg_mask</w:t>
      </w:r>
      <w:proofErr w:type="spellEnd"/>
      <w:r>
        <w:t>, 'LIMIT_BAL'], alpha=0.5, color='blue')</w:t>
      </w:r>
    </w:p>
    <w:p w14:paraId="3DAE32CC" w14:textId="77777777" w:rsidR="006A219A" w:rsidRDefault="006A219A" w:rsidP="006A219A">
      <w:pPr>
        <w:pStyle w:val="L-Source"/>
      </w:pPr>
      <w:proofErr w:type="spellStart"/>
      <w:proofErr w:type="gramStart"/>
      <w:r>
        <w:t>axes.hist</w:t>
      </w:r>
      <w:proofErr w:type="spellEnd"/>
      <w:proofErr w:type="gramEnd"/>
      <w:r>
        <w:t>(</w:t>
      </w:r>
      <w:proofErr w:type="spellStart"/>
      <w:r>
        <w:t>df.loc</w:t>
      </w:r>
      <w:proofErr w:type="spellEnd"/>
      <w:r>
        <w:t>[</w:t>
      </w:r>
      <w:proofErr w:type="spellStart"/>
      <w:r>
        <w:t>pos_mask</w:t>
      </w:r>
      <w:proofErr w:type="spellEnd"/>
      <w:r>
        <w:t>, 'LIMIT_BAL'], alpha=0.5, color='red')</w:t>
      </w:r>
    </w:p>
    <w:p w14:paraId="5EDF9187" w14:textId="77777777" w:rsidR="006A219A" w:rsidRDefault="006A219A" w:rsidP="006A219A">
      <w:pPr>
        <w:pStyle w:val="L-Source"/>
      </w:pPr>
      <w:proofErr w:type="spellStart"/>
      <w:proofErr w:type="gramStart"/>
      <w:r>
        <w:t>axes.tick</w:t>
      </w:r>
      <w:proofErr w:type="gramEnd"/>
      <w:r>
        <w:t>_params</w:t>
      </w:r>
      <w:proofErr w:type="spellEnd"/>
      <w:r>
        <w:t xml:space="preserve">(axis='x', </w:t>
      </w:r>
      <w:proofErr w:type="spellStart"/>
      <w:r>
        <w:t>labelrotation</w:t>
      </w:r>
      <w:proofErr w:type="spellEnd"/>
      <w:r>
        <w:t>=45)</w:t>
      </w:r>
    </w:p>
    <w:p w14:paraId="41DEC494" w14:textId="77777777" w:rsidR="006A219A" w:rsidRDefault="006A219A" w:rsidP="006A219A">
      <w:pPr>
        <w:pStyle w:val="L-Source"/>
      </w:pPr>
      <w:proofErr w:type="spellStart"/>
      <w:r>
        <w:t>axes.set_</w:t>
      </w:r>
      <w:proofErr w:type="gramStart"/>
      <w:r>
        <w:t>xlabel</w:t>
      </w:r>
      <w:proofErr w:type="spellEnd"/>
      <w:r>
        <w:t>(</w:t>
      </w:r>
      <w:proofErr w:type="gramEnd"/>
      <w:r>
        <w:t>'Credit limit (NT$)')</w:t>
      </w:r>
    </w:p>
    <w:p w14:paraId="1A28481F" w14:textId="77777777" w:rsidR="006A219A" w:rsidRDefault="006A219A" w:rsidP="006A219A">
      <w:pPr>
        <w:pStyle w:val="L-Source"/>
      </w:pPr>
      <w:proofErr w:type="spellStart"/>
      <w:r>
        <w:t>axes.set_</w:t>
      </w:r>
      <w:proofErr w:type="gramStart"/>
      <w:r>
        <w:t>ylabel</w:t>
      </w:r>
      <w:proofErr w:type="spellEnd"/>
      <w:r>
        <w:t>(</w:t>
      </w:r>
      <w:proofErr w:type="gramEnd"/>
      <w:r>
        <w:t>'Number of accounts')</w:t>
      </w:r>
    </w:p>
    <w:p w14:paraId="16638563" w14:textId="77777777" w:rsidR="006A219A" w:rsidRDefault="006A219A" w:rsidP="006A219A">
      <w:pPr>
        <w:pStyle w:val="L-Source"/>
      </w:pPr>
      <w:proofErr w:type="spellStart"/>
      <w:proofErr w:type="gramStart"/>
      <w:r>
        <w:t>axes.legend</w:t>
      </w:r>
      <w:proofErr w:type="spellEnd"/>
      <w:proofErr w:type="gramEnd"/>
      <w:r>
        <w:t>(['Not defaulted', 'Defaulted'])</w:t>
      </w:r>
    </w:p>
    <w:p w14:paraId="0300DC51" w14:textId="77777777" w:rsidR="006A219A" w:rsidRDefault="006A219A" w:rsidP="006A219A">
      <w:pPr>
        <w:pStyle w:val="L-Source"/>
      </w:pPr>
      <w:proofErr w:type="spellStart"/>
      <w:r>
        <w:t>axes.set_</w:t>
      </w:r>
      <w:proofErr w:type="gramStart"/>
      <w:r>
        <w:t>title</w:t>
      </w:r>
      <w:proofErr w:type="spellEnd"/>
      <w:r>
        <w:t>(</w:t>
      </w:r>
      <w:proofErr w:type="gramEnd"/>
      <w:r>
        <w:t>'Credit limits by response variable')</w:t>
      </w:r>
    </w:p>
    <w:p w14:paraId="5310CF7D" w14:textId="77777777" w:rsidR="006A219A" w:rsidRDefault="006A219A" w:rsidP="006A219A">
      <w:pPr>
        <w:pStyle w:val="L-Regular"/>
      </w:pPr>
      <w:r>
        <w:t>The plot should appear like this:</w:t>
      </w:r>
    </w:p>
    <w:p w14:paraId="46F4D3DE" w14:textId="2DD25773" w:rsidR="006A219A" w:rsidRDefault="006A219A" w:rsidP="006A219A">
      <w:pPr>
        <w:pStyle w:val="L-Regular"/>
      </w:pPr>
      <w:r>
        <w:rPr>
          <w:noProof/>
        </w:rPr>
        <w:drawing>
          <wp:inline distT="0" distB="0" distL="0" distR="0" wp14:anchorId="5EF4159C" wp14:editId="18F29888">
            <wp:extent cx="4046220" cy="3055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6220" cy="3055620"/>
                    </a:xfrm>
                    <a:prstGeom prst="rect">
                      <a:avLst/>
                    </a:prstGeom>
                    <a:noFill/>
                    <a:ln>
                      <a:noFill/>
                    </a:ln>
                  </pic:spPr>
                </pic:pic>
              </a:graphicData>
            </a:graphic>
          </wp:inline>
        </w:drawing>
      </w:r>
    </w:p>
    <w:p w14:paraId="3970B3E1" w14:textId="77777777" w:rsidR="006A219A" w:rsidRDefault="006A219A" w:rsidP="006A219A">
      <w:pPr>
        <w:pStyle w:val="IMG-Caption"/>
      </w:pPr>
      <w:r>
        <w:t>Figure 3.16: Dual histograms of credit limits</w:t>
      </w:r>
    </w:p>
    <w:p w14:paraId="33B19C7A" w14:textId="77777777" w:rsidR="006A219A" w:rsidRDefault="006A219A" w:rsidP="006A219A">
      <w:pPr>
        <w:pStyle w:val="L-Regular"/>
      </w:pPr>
      <w:r>
        <w:t xml:space="preserve">While this plot has accomplished all the formatting we wished to present, it's not quite as interpretable as it could be. What we hope to gain from looking at it, is some knowledge of how the credit limit may be a good way to distinguish between accounts that default, and those that do not. However, the primary visual takeaway here is that the blue histogram is </w:t>
      </w:r>
      <w:r>
        <w:lastRenderedPageBreak/>
        <w:t>bigger than the red one. This is due to the fact that fewer accounts default, than don't default. We already know this from examining the class fractions.</w:t>
      </w:r>
    </w:p>
    <w:p w14:paraId="3FCCB0B6" w14:textId="77777777" w:rsidR="006A219A" w:rsidRDefault="006A219A" w:rsidP="006A219A">
      <w:pPr>
        <w:pStyle w:val="L-Regular"/>
      </w:pPr>
      <w:r>
        <w:t xml:space="preserve">It would be more informative to show something about how the shapes of these histograms are different, not just their sizes. To emphasize this, we can make the total plotted area of the two histograms the same, by </w:t>
      </w:r>
      <w:r>
        <w:rPr>
          <w:rStyle w:val="P-Bold"/>
        </w:rPr>
        <w:t>normalizing</w:t>
      </w:r>
      <w:r>
        <w:t xml:space="preserve"> them. Matplotlib provides a keyword argument that makes this easy, creating what might be considered an empirical version of a </w:t>
      </w:r>
      <w:r>
        <w:rPr>
          <w:rStyle w:val="P-Bold"/>
        </w:rPr>
        <w:t>probability mass function</w:t>
      </w:r>
      <w:r>
        <w:t>. This means that the integral, or area contained within each histogram, will be equal to 1 after normalization, since probabilities sum to 1.</w:t>
      </w:r>
    </w:p>
    <w:p w14:paraId="2AA41F65" w14:textId="77777777" w:rsidR="006A219A" w:rsidRDefault="006A219A" w:rsidP="006A219A">
      <w:pPr>
        <w:pStyle w:val="L-Regular"/>
      </w:pPr>
      <w:r>
        <w:t xml:space="preserve">After some experimentation, we decide to make a histogram with 16 bins. Since the maximum credit limit is NT$800,000, we use </w:t>
      </w:r>
      <w:r>
        <w:rPr>
          <w:rStyle w:val="P-Code"/>
        </w:rPr>
        <w:t>range</w:t>
      </w:r>
      <w:r>
        <w:t xml:space="preserve"> with an increment of NT$50000. </w:t>
      </w:r>
    </w:p>
    <w:p w14:paraId="75552108" w14:textId="56455F3B" w:rsidR="006A219A" w:rsidRDefault="006A219A" w:rsidP="006A219A">
      <w:pPr>
        <w:pStyle w:val="L-Numbers"/>
      </w:pPr>
      <w:r>
        <w:t>Create</w:t>
      </w:r>
      <w:ins w:id="149" w:author="Stephen Klosterman" w:date="2020-11-08T11:54:00Z">
        <w:r w:rsidR="00C35304">
          <w:t xml:space="preserve"> and display</w:t>
        </w:r>
      </w:ins>
      <w:r>
        <w:t xml:space="preserve"> the histogram bin edges with this code</w:t>
      </w:r>
      <w:del w:id="150" w:author="Stephen Klosterman" w:date="2020-11-08T11:54:00Z">
        <w:r w:rsidDel="00C35304">
          <w:delText>, which also prints the final bin edge as a check</w:delText>
        </w:r>
      </w:del>
      <w:r>
        <w:t>:</w:t>
      </w:r>
    </w:p>
    <w:p w14:paraId="5DE12AB6" w14:textId="77777777" w:rsidR="006A219A" w:rsidRDefault="006A219A" w:rsidP="006A219A">
      <w:pPr>
        <w:pStyle w:val="L-Source"/>
      </w:pPr>
      <w:proofErr w:type="spellStart"/>
      <w:r>
        <w:t>bin_edges</w:t>
      </w:r>
      <w:proofErr w:type="spellEnd"/>
      <w:r>
        <w:t xml:space="preserve"> = list(</w:t>
      </w:r>
      <w:proofErr w:type="gramStart"/>
      <w:r>
        <w:t>range(</w:t>
      </w:r>
      <w:proofErr w:type="gramEnd"/>
      <w:r>
        <w:t>0,850000,50000))</w:t>
      </w:r>
    </w:p>
    <w:p w14:paraId="22307D3B" w14:textId="77777777" w:rsidR="006A219A" w:rsidRDefault="006A219A" w:rsidP="006A219A">
      <w:pPr>
        <w:pStyle w:val="L-Source"/>
      </w:pPr>
      <w:r>
        <w:t>print(</w:t>
      </w:r>
      <w:proofErr w:type="spellStart"/>
      <w:r>
        <w:t>bin_edges</w:t>
      </w:r>
      <w:proofErr w:type="spellEnd"/>
      <w:del w:id="151" w:author="Stephen Klosterman" w:date="2020-11-08T11:53:00Z">
        <w:r w:rsidDel="00C35304">
          <w:delText>[-1]</w:delText>
        </w:r>
      </w:del>
      <w:r>
        <w:t>)</w:t>
      </w:r>
    </w:p>
    <w:p w14:paraId="44A6191E" w14:textId="5706D280" w:rsidR="008F0CAC" w:rsidRDefault="006A219A" w:rsidP="008F0CAC">
      <w:pPr>
        <w:pStyle w:val="L-Regular"/>
      </w:pPr>
      <w:r>
        <w:t>The output should be:</w:t>
      </w:r>
    </w:p>
    <w:p w14:paraId="2EFD9902" w14:textId="5BE78839" w:rsidR="008F0CAC" w:rsidDel="00C35304" w:rsidRDefault="008F0CAC" w:rsidP="006A219A">
      <w:pPr>
        <w:pStyle w:val="P-Regular"/>
        <w:rPr>
          <w:del w:id="152" w:author="Stephen Klosterman" w:date="2020-11-08T11:54:00Z"/>
        </w:rPr>
      </w:pPr>
    </w:p>
    <w:p w14:paraId="287CFCE7" w14:textId="4CC5B03C" w:rsidR="008F0CAC" w:rsidRDefault="008F0CAC" w:rsidP="006A219A">
      <w:pPr>
        <w:pStyle w:val="P-Regular"/>
      </w:pPr>
      <w:r>
        <w:rPr>
          <w:noProof/>
        </w:rPr>
        <w:drawing>
          <wp:inline distT="0" distB="0" distL="0" distR="0" wp14:anchorId="53B1F35D" wp14:editId="590875E3">
            <wp:extent cx="6067914" cy="40511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190459" cy="413296"/>
                    </a:xfrm>
                    <a:prstGeom prst="rect">
                      <a:avLst/>
                    </a:prstGeom>
                    <a:noFill/>
                    <a:ln>
                      <a:noFill/>
                    </a:ln>
                  </pic:spPr>
                </pic:pic>
              </a:graphicData>
            </a:graphic>
          </wp:inline>
        </w:drawing>
      </w:r>
    </w:p>
    <w:p w14:paraId="37179731" w14:textId="77777777" w:rsidR="006A219A" w:rsidRDefault="006A219A" w:rsidP="006A219A">
      <w:pPr>
        <w:pStyle w:val="IMG-Caption"/>
      </w:pPr>
      <w:r>
        <w:t>Figure 3.17: Observing the maximum credit limit and creating bin edges for normalized histograms</w:t>
      </w:r>
    </w:p>
    <w:p w14:paraId="1F101509" w14:textId="77777777" w:rsidR="006A219A" w:rsidRDefault="006A219A" w:rsidP="006A219A">
      <w:pPr>
        <w:pStyle w:val="L-Regular"/>
      </w:pPr>
      <w:r>
        <w:t xml:space="preserve">The plotting code for the normalized histograms is similar to before, with a few key changes: the use of the </w:t>
      </w:r>
      <w:r>
        <w:rPr>
          <w:rStyle w:val="P-Code"/>
        </w:rPr>
        <w:t>bins</w:t>
      </w:r>
      <w:r>
        <w:t xml:space="preserve"> keyword to define bin edge locations, </w:t>
      </w:r>
      <w:r>
        <w:rPr>
          <w:rStyle w:val="P-Code"/>
        </w:rPr>
        <w:t>density=True</w:t>
      </w:r>
      <w:r>
        <w:t xml:space="preserve"> to normalize the histograms, and changes to the plot annotations. The most complex part is that we need to adjust the </w:t>
      </w:r>
      <w:r>
        <w:rPr>
          <w:rStyle w:val="P-Bold"/>
        </w:rPr>
        <w:t>y tick labels</w:t>
      </w:r>
      <w:r>
        <w:t>, so that the heights of the histogram bins have the interpretation of proportions, which is more intuitive than the default output.</w:t>
      </w:r>
    </w:p>
    <w:p w14:paraId="4703B2C4" w14:textId="77777777" w:rsidR="006A219A" w:rsidRDefault="006A219A" w:rsidP="006A219A">
      <w:pPr>
        <w:pStyle w:val="L-Regular"/>
      </w:pPr>
      <w:r>
        <w:t xml:space="preserve">Y tick labels are the text labels displayed next to the ticks on the y-axis and are usually simply the values of the ticks at those locations. However, you are able to manually change this if you want. </w:t>
      </w:r>
    </w:p>
    <w:p w14:paraId="792264CF" w14:textId="01CF2A38" w:rsidR="008F0CAC" w:rsidRDefault="008F0CAC" w:rsidP="006A219A">
      <w:pPr>
        <w:pStyle w:val="P-Callout"/>
      </w:pPr>
      <w:r>
        <w:t>Note</w:t>
      </w:r>
    </w:p>
    <w:p w14:paraId="07ECB184" w14:textId="679924B7" w:rsidR="006A219A" w:rsidRDefault="006A219A" w:rsidP="006A219A">
      <w:pPr>
        <w:pStyle w:val="P-Callout"/>
      </w:pPr>
      <w:r>
        <w:t>According to the Matplotlib documentation, for a normalized histogram the bin heights are calculated by "dividing the count by the number of observations times the bin width" (</w:t>
      </w:r>
      <w:hyperlink r:id="rId29" w:history="1">
        <w:r>
          <w:rPr>
            <w:rStyle w:val="Hyperlink"/>
            <w:color w:val="000000"/>
          </w:rPr>
          <w:t>https://matplotlib.org/api/_as_gen/matplotlib.pyplot.hist.html</w:t>
        </w:r>
      </w:hyperlink>
      <w:r>
        <w:t xml:space="preserve">). So, we need to multiply the y-axis tick labels by the bin width of NT$50,000, for the bin heights to represent the proportion of the total number of samples in each bin. Notice the two lines where we get the tick locations of the y-axis, then set the labels to a modified version. The rounding to two decimal places with </w:t>
      </w:r>
      <w:proofErr w:type="spellStart"/>
      <w:proofErr w:type="gramStart"/>
      <w:r>
        <w:rPr>
          <w:rStyle w:val="P-Code"/>
        </w:rPr>
        <w:t>np.round</w:t>
      </w:r>
      <w:proofErr w:type="spellEnd"/>
      <w:proofErr w:type="gramEnd"/>
      <w:r>
        <w:t xml:space="preserve"> is needed due to slight errors of floating point arithmetic.</w:t>
      </w:r>
    </w:p>
    <w:p w14:paraId="1E62D5EB" w14:textId="77777777" w:rsidR="006A219A" w:rsidRDefault="006A219A" w:rsidP="006A219A">
      <w:pPr>
        <w:pStyle w:val="L-Numbers"/>
      </w:pPr>
      <w:r>
        <w:t>Run this code to produce normalized histograms:</w:t>
      </w:r>
    </w:p>
    <w:p w14:paraId="3F176C88" w14:textId="7E340604" w:rsidR="00C35304" w:rsidRDefault="006A219A" w:rsidP="00C35304">
      <w:pPr>
        <w:pStyle w:val="L-Source"/>
        <w:rPr>
          <w:ins w:id="153" w:author="Stephen Klosterman" w:date="2020-11-08T11:58:00Z"/>
        </w:rPr>
      </w:pPr>
      <w:del w:id="154" w:author="Stephen Klosterman" w:date="2020-11-08T11:58:00Z">
        <w:r w:rsidDel="00C35304">
          <w:delText>m</w:delText>
        </w:r>
      </w:del>
      <w:proofErr w:type="spellStart"/>
      <w:proofErr w:type="gramStart"/>
      <w:ins w:id="155" w:author="Stephen Klosterman" w:date="2020-11-08T11:58:00Z">
        <w:r w:rsidR="00C35304">
          <w:t>mpl.rcParams</w:t>
        </w:r>
        <w:proofErr w:type="spellEnd"/>
        <w:proofErr w:type="gramEnd"/>
        <w:r w:rsidR="00C35304">
          <w:t>['</w:t>
        </w:r>
        <w:proofErr w:type="spellStart"/>
        <w:r w:rsidR="00C35304">
          <w:t>figure.dpi</w:t>
        </w:r>
        <w:proofErr w:type="spellEnd"/>
        <w:r w:rsidR="00C35304">
          <w:t xml:space="preserve">'] = 400 </w:t>
        </w:r>
      </w:ins>
    </w:p>
    <w:p w14:paraId="00AB7141" w14:textId="77777777" w:rsidR="00C35304" w:rsidRDefault="00C35304" w:rsidP="00C35304">
      <w:pPr>
        <w:pStyle w:val="L-Source"/>
        <w:rPr>
          <w:ins w:id="156" w:author="Stephen Klosterman" w:date="2020-11-08T11:58:00Z"/>
        </w:rPr>
      </w:pPr>
      <w:ins w:id="157" w:author="Stephen Klosterman" w:date="2020-11-08T11:58:00Z">
        <w:r>
          <w:t xml:space="preserve">axes = </w:t>
        </w:r>
        <w:proofErr w:type="spellStart"/>
        <w:proofErr w:type="gramStart"/>
        <w:r>
          <w:t>plt.axes</w:t>
        </w:r>
        <w:proofErr w:type="spellEnd"/>
        <w:proofErr w:type="gramEnd"/>
        <w:r>
          <w:t>()</w:t>
        </w:r>
      </w:ins>
    </w:p>
    <w:p w14:paraId="4C2487E7" w14:textId="77777777" w:rsidR="00C35304" w:rsidRDefault="00C35304" w:rsidP="00C35304">
      <w:pPr>
        <w:pStyle w:val="L-Source"/>
        <w:rPr>
          <w:ins w:id="158" w:author="Stephen Klosterman" w:date="2020-11-08T11:58:00Z"/>
        </w:rPr>
      </w:pPr>
      <w:proofErr w:type="spellStart"/>
      <w:proofErr w:type="gramStart"/>
      <w:ins w:id="159" w:author="Stephen Klosterman" w:date="2020-11-08T11:58:00Z">
        <w:r>
          <w:t>axes.hist</w:t>
        </w:r>
        <w:proofErr w:type="spellEnd"/>
        <w:proofErr w:type="gramEnd"/>
        <w:r>
          <w:t>(</w:t>
        </w:r>
      </w:ins>
    </w:p>
    <w:p w14:paraId="307E9917" w14:textId="77777777" w:rsidR="00C35304" w:rsidRDefault="00C35304" w:rsidP="00C35304">
      <w:pPr>
        <w:pStyle w:val="L-Source"/>
        <w:rPr>
          <w:ins w:id="160" w:author="Stephen Klosterman" w:date="2020-11-08T11:58:00Z"/>
        </w:rPr>
      </w:pPr>
      <w:ins w:id="161" w:author="Stephen Klosterman" w:date="2020-11-08T11:58:00Z">
        <w:r>
          <w:t xml:space="preserve">    </w:t>
        </w:r>
        <w:proofErr w:type="spellStart"/>
        <w:proofErr w:type="gramStart"/>
        <w:r>
          <w:t>df.loc</w:t>
        </w:r>
        <w:proofErr w:type="spellEnd"/>
        <w:r>
          <w:t>[</w:t>
        </w:r>
        <w:proofErr w:type="spellStart"/>
        <w:proofErr w:type="gramEnd"/>
        <w:r>
          <w:t>neg_mask</w:t>
        </w:r>
        <w:proofErr w:type="spellEnd"/>
        <w:r>
          <w:t>, 'LIMIT_BAL'],</w:t>
        </w:r>
      </w:ins>
    </w:p>
    <w:p w14:paraId="03C3C314" w14:textId="77777777" w:rsidR="00C35304" w:rsidRDefault="00C35304" w:rsidP="00C35304">
      <w:pPr>
        <w:pStyle w:val="L-Source"/>
        <w:rPr>
          <w:ins w:id="162" w:author="Stephen Klosterman" w:date="2020-11-08T11:58:00Z"/>
        </w:rPr>
      </w:pPr>
      <w:ins w:id="163" w:author="Stephen Klosterman" w:date="2020-11-08T11:58:00Z">
        <w:r>
          <w:lastRenderedPageBreak/>
          <w:t xml:space="preserve">    bins=</w:t>
        </w:r>
        <w:proofErr w:type="spellStart"/>
        <w:r>
          <w:t>bin_edges</w:t>
        </w:r>
        <w:proofErr w:type="spellEnd"/>
        <w:r>
          <w:t>, alpha=0.5, density=True, color='blue')</w:t>
        </w:r>
      </w:ins>
    </w:p>
    <w:p w14:paraId="081F80D4" w14:textId="77777777" w:rsidR="00C35304" w:rsidRDefault="00C35304" w:rsidP="00C35304">
      <w:pPr>
        <w:pStyle w:val="L-Source"/>
        <w:rPr>
          <w:ins w:id="164" w:author="Stephen Klosterman" w:date="2020-11-08T11:58:00Z"/>
        </w:rPr>
      </w:pPr>
      <w:proofErr w:type="spellStart"/>
      <w:proofErr w:type="gramStart"/>
      <w:ins w:id="165" w:author="Stephen Klosterman" w:date="2020-11-08T11:58:00Z">
        <w:r>
          <w:t>axes.hist</w:t>
        </w:r>
        <w:proofErr w:type="spellEnd"/>
        <w:proofErr w:type="gramEnd"/>
        <w:r>
          <w:t>(</w:t>
        </w:r>
      </w:ins>
    </w:p>
    <w:p w14:paraId="3B9DFF16" w14:textId="77777777" w:rsidR="00C35304" w:rsidRDefault="00C35304" w:rsidP="00C35304">
      <w:pPr>
        <w:pStyle w:val="L-Source"/>
        <w:rPr>
          <w:ins w:id="166" w:author="Stephen Klosterman" w:date="2020-11-08T11:58:00Z"/>
        </w:rPr>
      </w:pPr>
      <w:ins w:id="167" w:author="Stephen Klosterman" w:date="2020-11-08T11:58:00Z">
        <w:r>
          <w:t xml:space="preserve">    </w:t>
        </w:r>
        <w:proofErr w:type="spellStart"/>
        <w:proofErr w:type="gramStart"/>
        <w:r>
          <w:t>df.loc</w:t>
        </w:r>
        <w:proofErr w:type="spellEnd"/>
        <w:r>
          <w:t>[</w:t>
        </w:r>
        <w:proofErr w:type="spellStart"/>
        <w:proofErr w:type="gramEnd"/>
        <w:r>
          <w:t>pos_mask</w:t>
        </w:r>
        <w:proofErr w:type="spellEnd"/>
        <w:r>
          <w:t>, 'LIMIT_BAL'],</w:t>
        </w:r>
      </w:ins>
    </w:p>
    <w:p w14:paraId="374FC011" w14:textId="77777777" w:rsidR="00C35304" w:rsidRDefault="00C35304" w:rsidP="00C35304">
      <w:pPr>
        <w:pStyle w:val="L-Source"/>
        <w:rPr>
          <w:ins w:id="168" w:author="Stephen Klosterman" w:date="2020-11-08T11:58:00Z"/>
        </w:rPr>
      </w:pPr>
      <w:ins w:id="169" w:author="Stephen Klosterman" w:date="2020-11-08T11:58:00Z">
        <w:r>
          <w:t xml:space="preserve">    bins=</w:t>
        </w:r>
        <w:proofErr w:type="spellStart"/>
        <w:r>
          <w:t>bin_edges</w:t>
        </w:r>
        <w:proofErr w:type="spellEnd"/>
        <w:r>
          <w:t>, alpha=0.5, density=True, color='red')</w:t>
        </w:r>
      </w:ins>
    </w:p>
    <w:p w14:paraId="0988142F" w14:textId="77777777" w:rsidR="00C35304" w:rsidRDefault="00C35304" w:rsidP="00C35304">
      <w:pPr>
        <w:pStyle w:val="L-Source"/>
        <w:rPr>
          <w:ins w:id="170" w:author="Stephen Klosterman" w:date="2020-11-08T11:58:00Z"/>
        </w:rPr>
      </w:pPr>
      <w:proofErr w:type="spellStart"/>
      <w:proofErr w:type="gramStart"/>
      <w:ins w:id="171" w:author="Stephen Klosterman" w:date="2020-11-08T11:58:00Z">
        <w:r>
          <w:t>axes.tick</w:t>
        </w:r>
        <w:proofErr w:type="gramEnd"/>
        <w:r>
          <w:t>_params</w:t>
        </w:r>
        <w:proofErr w:type="spellEnd"/>
        <w:r>
          <w:t xml:space="preserve">(axis='x', </w:t>
        </w:r>
        <w:proofErr w:type="spellStart"/>
        <w:r>
          <w:t>labelrotation</w:t>
        </w:r>
        <w:proofErr w:type="spellEnd"/>
        <w:r>
          <w:t>=45)</w:t>
        </w:r>
      </w:ins>
    </w:p>
    <w:p w14:paraId="447B17E8" w14:textId="77777777" w:rsidR="00C35304" w:rsidRDefault="00C35304" w:rsidP="00C35304">
      <w:pPr>
        <w:pStyle w:val="L-Source"/>
        <w:rPr>
          <w:ins w:id="172" w:author="Stephen Klosterman" w:date="2020-11-08T11:58:00Z"/>
        </w:rPr>
      </w:pPr>
      <w:proofErr w:type="spellStart"/>
      <w:ins w:id="173" w:author="Stephen Klosterman" w:date="2020-11-08T11:58:00Z">
        <w:r>
          <w:t>axes.set_</w:t>
        </w:r>
        <w:proofErr w:type="gramStart"/>
        <w:r>
          <w:t>xlabel</w:t>
        </w:r>
        <w:proofErr w:type="spellEnd"/>
        <w:r>
          <w:t>(</w:t>
        </w:r>
        <w:proofErr w:type="gramEnd"/>
        <w:r>
          <w:t>'Credit limit (NT$)')</w:t>
        </w:r>
      </w:ins>
    </w:p>
    <w:p w14:paraId="4150E809" w14:textId="77777777" w:rsidR="00C35304" w:rsidRDefault="00C35304" w:rsidP="00C35304">
      <w:pPr>
        <w:pStyle w:val="L-Source"/>
        <w:rPr>
          <w:ins w:id="174" w:author="Stephen Klosterman" w:date="2020-11-08T11:58:00Z"/>
        </w:rPr>
      </w:pPr>
      <w:proofErr w:type="spellStart"/>
      <w:ins w:id="175" w:author="Stephen Klosterman" w:date="2020-11-08T11:58:00Z">
        <w:r>
          <w:t>axes.set_</w:t>
        </w:r>
        <w:proofErr w:type="gramStart"/>
        <w:r>
          <w:t>ylabel</w:t>
        </w:r>
        <w:proofErr w:type="spellEnd"/>
        <w:r>
          <w:t>(</w:t>
        </w:r>
        <w:proofErr w:type="gramEnd"/>
        <w:r>
          <w:t>'Proportion of accounts')</w:t>
        </w:r>
      </w:ins>
    </w:p>
    <w:p w14:paraId="57E2896B" w14:textId="77777777" w:rsidR="00C35304" w:rsidRDefault="00C35304" w:rsidP="00C35304">
      <w:pPr>
        <w:pStyle w:val="L-Source"/>
        <w:rPr>
          <w:ins w:id="176" w:author="Stephen Klosterman" w:date="2020-11-08T11:58:00Z"/>
        </w:rPr>
      </w:pPr>
      <w:proofErr w:type="spellStart"/>
      <w:ins w:id="177" w:author="Stephen Klosterman" w:date="2020-11-08T11:58:00Z">
        <w:r>
          <w:t>y_ticks</w:t>
        </w:r>
        <w:proofErr w:type="spellEnd"/>
        <w:r>
          <w:t xml:space="preserve"> = </w:t>
        </w:r>
        <w:proofErr w:type="spellStart"/>
        <w:r>
          <w:t>axes.get_</w:t>
        </w:r>
        <w:proofErr w:type="gramStart"/>
        <w:r>
          <w:t>yticks</w:t>
        </w:r>
        <w:proofErr w:type="spellEnd"/>
        <w:r>
          <w:t>(</w:t>
        </w:r>
        <w:proofErr w:type="gramEnd"/>
        <w:r>
          <w:t>)</w:t>
        </w:r>
      </w:ins>
    </w:p>
    <w:p w14:paraId="28BEBA25" w14:textId="77777777" w:rsidR="00C35304" w:rsidRDefault="00C35304" w:rsidP="00C35304">
      <w:pPr>
        <w:pStyle w:val="L-Source"/>
        <w:rPr>
          <w:ins w:id="178" w:author="Stephen Klosterman" w:date="2020-11-08T11:58:00Z"/>
        </w:rPr>
      </w:pPr>
      <w:proofErr w:type="spellStart"/>
      <w:ins w:id="179" w:author="Stephen Klosterman" w:date="2020-11-08T11:58:00Z">
        <w:r>
          <w:t>axes.set_yticklabels</w:t>
        </w:r>
        <w:proofErr w:type="spellEnd"/>
        <w:r>
          <w:t>(</w:t>
        </w:r>
        <w:proofErr w:type="spellStart"/>
        <w:proofErr w:type="gramStart"/>
        <w:r>
          <w:t>np.round</w:t>
        </w:r>
        <w:proofErr w:type="spellEnd"/>
        <w:proofErr w:type="gramEnd"/>
        <w:r>
          <w:t>(</w:t>
        </w:r>
        <w:proofErr w:type="spellStart"/>
        <w:r>
          <w:t>y_ticks</w:t>
        </w:r>
        <w:proofErr w:type="spellEnd"/>
        <w:r>
          <w:t>*50000,2))</w:t>
        </w:r>
      </w:ins>
    </w:p>
    <w:p w14:paraId="37F7E2FA" w14:textId="77777777" w:rsidR="00C35304" w:rsidRDefault="00C35304" w:rsidP="00C35304">
      <w:pPr>
        <w:pStyle w:val="L-Source"/>
        <w:rPr>
          <w:ins w:id="180" w:author="Stephen Klosterman" w:date="2020-11-08T11:58:00Z"/>
        </w:rPr>
      </w:pPr>
      <w:proofErr w:type="spellStart"/>
      <w:proofErr w:type="gramStart"/>
      <w:ins w:id="181" w:author="Stephen Klosterman" w:date="2020-11-08T11:58:00Z">
        <w:r>
          <w:t>axes.legend</w:t>
        </w:r>
        <w:proofErr w:type="spellEnd"/>
        <w:proofErr w:type="gramEnd"/>
        <w:r>
          <w:t>(['Not defaulted', 'Defaulted'])</w:t>
        </w:r>
      </w:ins>
    </w:p>
    <w:p w14:paraId="3BCB59E0" w14:textId="77777777" w:rsidR="00C35304" w:rsidRDefault="00C35304" w:rsidP="00C35304">
      <w:pPr>
        <w:pStyle w:val="L-Source"/>
        <w:rPr>
          <w:ins w:id="182" w:author="Stephen Klosterman" w:date="2020-11-08T11:58:00Z"/>
        </w:rPr>
      </w:pPr>
      <w:proofErr w:type="spellStart"/>
      <w:ins w:id="183" w:author="Stephen Klosterman" w:date="2020-11-08T11:58:00Z">
        <w:r>
          <w:t>axes.set_</w:t>
        </w:r>
        <w:proofErr w:type="gramStart"/>
        <w:r>
          <w:t>title</w:t>
        </w:r>
        <w:proofErr w:type="spellEnd"/>
        <w:r>
          <w:t>(</w:t>
        </w:r>
        <w:proofErr w:type="gramEnd"/>
      </w:ins>
    </w:p>
    <w:p w14:paraId="50B55E5A" w14:textId="0343C40A" w:rsidR="006A219A" w:rsidDel="00C35304" w:rsidRDefault="00C35304" w:rsidP="00C35304">
      <w:pPr>
        <w:pStyle w:val="L-Source"/>
        <w:rPr>
          <w:del w:id="184" w:author="Stephen Klosterman" w:date="2020-11-08T11:58:00Z"/>
        </w:rPr>
      </w:pPr>
      <w:ins w:id="185" w:author="Stephen Klosterman" w:date="2020-11-08T11:58:00Z">
        <w:r>
          <w:t xml:space="preserve">    'Normalized distributions of credit limits by response variable')</w:t>
        </w:r>
      </w:ins>
      <w:del w:id="186" w:author="Stephen Klosterman" w:date="2020-11-08T11:58:00Z">
        <w:r w:rsidR="006A219A" w:rsidDel="00C35304">
          <w:delText xml:space="preserve">pl.rcParams['figure.dpi'] = 400 </w:delText>
        </w:r>
      </w:del>
    </w:p>
    <w:p w14:paraId="58F1958F" w14:textId="78D7765E" w:rsidR="006A219A" w:rsidDel="00C35304" w:rsidRDefault="006A219A" w:rsidP="00C35304">
      <w:pPr>
        <w:pStyle w:val="L-Source"/>
        <w:rPr>
          <w:del w:id="187" w:author="Stephen Klosterman" w:date="2020-11-08T11:58:00Z"/>
        </w:rPr>
      </w:pPr>
      <w:del w:id="188" w:author="Stephen Klosterman" w:date="2020-11-08T11:58:00Z">
        <w:r w:rsidDel="00C35304">
          <w:delText>axes = plt.axes()</w:delText>
        </w:r>
      </w:del>
    </w:p>
    <w:p w14:paraId="47037A3F" w14:textId="701295F3" w:rsidR="006A219A" w:rsidDel="00C35304" w:rsidRDefault="006A219A" w:rsidP="00C35304">
      <w:pPr>
        <w:pStyle w:val="L-Source"/>
        <w:rPr>
          <w:del w:id="189" w:author="Stephen Klosterman" w:date="2020-11-08T11:58:00Z"/>
        </w:rPr>
      </w:pPr>
      <w:del w:id="190" w:author="Stephen Klosterman" w:date="2020-11-08T11:58:00Z">
        <w:r w:rsidDel="00C35304">
          <w:delText>axes.hist(df.loc[neg_mask, 'LIMIT_BAL'], bins=bin_edges, alpha=0.5, density=True, color='blue')</w:delText>
        </w:r>
      </w:del>
    </w:p>
    <w:p w14:paraId="6B75A0EB" w14:textId="2EE8F329" w:rsidR="006A219A" w:rsidDel="00C35304" w:rsidRDefault="006A219A" w:rsidP="00C35304">
      <w:pPr>
        <w:pStyle w:val="L-Source"/>
        <w:rPr>
          <w:del w:id="191" w:author="Stephen Klosterman" w:date="2020-11-08T11:58:00Z"/>
        </w:rPr>
      </w:pPr>
      <w:del w:id="192" w:author="Stephen Klosterman" w:date="2020-11-08T11:58:00Z">
        <w:r w:rsidDel="00C35304">
          <w:delText>axes.hist(df.loc[pos_mask, 'LIMIT_BAL'], bins=bin_edges, alpha=0.5, density=True, color='red')</w:delText>
        </w:r>
      </w:del>
    </w:p>
    <w:p w14:paraId="1AAB5601" w14:textId="1EFF77B9" w:rsidR="006A219A" w:rsidDel="00C35304" w:rsidRDefault="006A219A" w:rsidP="00C35304">
      <w:pPr>
        <w:pStyle w:val="L-Source"/>
        <w:rPr>
          <w:del w:id="193" w:author="Stephen Klosterman" w:date="2020-11-08T11:58:00Z"/>
        </w:rPr>
      </w:pPr>
      <w:del w:id="194" w:author="Stephen Klosterman" w:date="2020-11-08T11:58:00Z">
        <w:r w:rsidDel="00C35304">
          <w:delText>axes.tick_params(axis='x', labelrotation=45)</w:delText>
        </w:r>
      </w:del>
    </w:p>
    <w:p w14:paraId="3A0F16F1" w14:textId="358C9C62" w:rsidR="006A219A" w:rsidDel="00C35304" w:rsidRDefault="006A219A" w:rsidP="00C35304">
      <w:pPr>
        <w:pStyle w:val="L-Source"/>
        <w:rPr>
          <w:del w:id="195" w:author="Stephen Klosterman" w:date="2020-11-08T11:58:00Z"/>
        </w:rPr>
      </w:pPr>
      <w:del w:id="196" w:author="Stephen Klosterman" w:date="2020-11-08T11:58:00Z">
        <w:r w:rsidDel="00C35304">
          <w:delText>axes.set_xlabel('Credit limit (NT$)')</w:delText>
        </w:r>
      </w:del>
    </w:p>
    <w:p w14:paraId="6FEFE654" w14:textId="462CE292" w:rsidR="006A219A" w:rsidDel="00C35304" w:rsidRDefault="006A219A" w:rsidP="00C35304">
      <w:pPr>
        <w:pStyle w:val="L-Source"/>
        <w:rPr>
          <w:del w:id="197" w:author="Stephen Klosterman" w:date="2020-11-08T11:58:00Z"/>
        </w:rPr>
      </w:pPr>
      <w:del w:id="198" w:author="Stephen Klosterman" w:date="2020-11-08T11:58:00Z">
        <w:r w:rsidDel="00C35304">
          <w:delText>axes.set_ylabel('Proportion of accounts')</w:delText>
        </w:r>
      </w:del>
    </w:p>
    <w:p w14:paraId="616408FE" w14:textId="7A11FB4D" w:rsidR="006A219A" w:rsidDel="00C35304" w:rsidRDefault="006A219A" w:rsidP="00C35304">
      <w:pPr>
        <w:pStyle w:val="L-Source"/>
        <w:rPr>
          <w:del w:id="199" w:author="Stephen Klosterman" w:date="2020-11-08T11:58:00Z"/>
        </w:rPr>
      </w:pPr>
      <w:del w:id="200" w:author="Stephen Klosterman" w:date="2020-11-08T11:58:00Z">
        <w:r w:rsidDel="00C35304">
          <w:delText>y_ticks = axes.get_yticks()</w:delText>
        </w:r>
      </w:del>
    </w:p>
    <w:p w14:paraId="55B9E871" w14:textId="7A9C0874" w:rsidR="006A219A" w:rsidDel="00C35304" w:rsidRDefault="006A219A" w:rsidP="00C35304">
      <w:pPr>
        <w:pStyle w:val="L-Source"/>
        <w:rPr>
          <w:del w:id="201" w:author="Stephen Klosterman" w:date="2020-11-08T11:58:00Z"/>
        </w:rPr>
      </w:pPr>
      <w:del w:id="202" w:author="Stephen Klosterman" w:date="2020-11-08T11:58:00Z">
        <w:r w:rsidDel="00C35304">
          <w:delText>axes.set_yticklabels(np.round(y_ticks*50000,2))</w:delText>
        </w:r>
      </w:del>
    </w:p>
    <w:p w14:paraId="58170DAB" w14:textId="65E34619" w:rsidR="006A219A" w:rsidDel="00C35304" w:rsidRDefault="006A219A" w:rsidP="00C35304">
      <w:pPr>
        <w:pStyle w:val="L-Source"/>
        <w:rPr>
          <w:del w:id="203" w:author="Stephen Klosterman" w:date="2020-11-08T11:58:00Z"/>
        </w:rPr>
      </w:pPr>
      <w:del w:id="204" w:author="Stephen Klosterman" w:date="2020-11-08T11:58:00Z">
        <w:r w:rsidDel="00C35304">
          <w:delText>axes.legend(['Not defaulted', 'Defaulted'])</w:delText>
        </w:r>
      </w:del>
    </w:p>
    <w:p w14:paraId="07743211" w14:textId="6B127B77" w:rsidR="006A219A" w:rsidRDefault="006A219A" w:rsidP="00C35304">
      <w:pPr>
        <w:pStyle w:val="L-Source"/>
      </w:pPr>
      <w:del w:id="205" w:author="Stephen Klosterman" w:date="2020-11-08T11:58:00Z">
        <w:r w:rsidDel="00C35304">
          <w:delText>axes.set_title('Normalized distributions of credit limits by response variable')</w:delText>
        </w:r>
      </w:del>
    </w:p>
    <w:p w14:paraId="0FB15A98" w14:textId="77777777" w:rsidR="006A219A" w:rsidRDefault="006A219A" w:rsidP="006A219A">
      <w:pPr>
        <w:pStyle w:val="L-Regular"/>
      </w:pPr>
      <w:r>
        <w:t>The plot should look like this:</w:t>
      </w:r>
    </w:p>
    <w:p w14:paraId="21ED3756" w14:textId="08C95247" w:rsidR="006A219A" w:rsidRDefault="006A219A" w:rsidP="006A219A">
      <w:pPr>
        <w:pStyle w:val="L-Regular"/>
      </w:pPr>
      <w:r>
        <w:rPr>
          <w:noProof/>
        </w:rPr>
        <w:drawing>
          <wp:inline distT="0" distB="0" distL="0" distR="0" wp14:anchorId="54EDFD61" wp14:editId="129C1474">
            <wp:extent cx="4617720" cy="3406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7720" cy="3406140"/>
                    </a:xfrm>
                    <a:prstGeom prst="rect">
                      <a:avLst/>
                    </a:prstGeom>
                    <a:noFill/>
                    <a:ln>
                      <a:noFill/>
                    </a:ln>
                  </pic:spPr>
                </pic:pic>
              </a:graphicData>
            </a:graphic>
          </wp:inline>
        </w:drawing>
      </w:r>
    </w:p>
    <w:p w14:paraId="2470A7F9" w14:textId="77777777" w:rsidR="006A219A" w:rsidRDefault="006A219A" w:rsidP="006A219A">
      <w:pPr>
        <w:pStyle w:val="IMG-Caption"/>
      </w:pPr>
      <w:r>
        <w:t>Figure 3.18: Normalized dual histograms</w:t>
      </w:r>
    </w:p>
    <w:p w14:paraId="10E8CB1C" w14:textId="77777777" w:rsidR="006A219A" w:rsidRDefault="006A219A" w:rsidP="006A219A">
      <w:pPr>
        <w:pStyle w:val="P-Regular"/>
      </w:pPr>
      <w:r>
        <w:t xml:space="preserve">You can see that plots in Matplotlib are highly customizable. In order to view all the different things you can </w:t>
      </w:r>
      <w:r>
        <w:rPr>
          <w:rStyle w:val="P-Code"/>
        </w:rPr>
        <w:t>get</w:t>
      </w:r>
      <w:r>
        <w:t xml:space="preserve"> from, and </w:t>
      </w:r>
      <w:r>
        <w:rPr>
          <w:rStyle w:val="P-Code"/>
        </w:rPr>
        <w:t>set</w:t>
      </w:r>
      <w:r>
        <w:t xml:space="preserve"> on Matplotlib axes, have a look here: </w:t>
      </w:r>
      <w:hyperlink r:id="rId31" w:history="1">
        <w:r>
          <w:rPr>
            <w:rStyle w:val="Hyperlink"/>
            <w:color w:val="000000"/>
          </w:rPr>
          <w:t>https://matplotlib.org/api/axes_api.html</w:t>
        </w:r>
      </w:hyperlink>
      <w:r>
        <w:t>.</w:t>
      </w:r>
    </w:p>
    <w:p w14:paraId="4DC4A7DE" w14:textId="77777777" w:rsidR="006A219A" w:rsidRDefault="006A219A" w:rsidP="006A219A">
      <w:pPr>
        <w:pStyle w:val="P-Regular"/>
      </w:pPr>
      <w:r>
        <w:t>What can we learn from this plot? It looks like the accounts that default tend to have a higher proportion of lower credit limits. Accounts with credit limits less than NT$150,000 are relatively more likely to default, while the opposite is true for accounts with limits higher than this. We should ask ourselves, does this make sense? Our hypothesis was that the client would give riskier accounts lower limits. This intuition is compatible with the higher proportions of defaulters with lower credit limits that we observed here.</w:t>
      </w:r>
    </w:p>
    <w:p w14:paraId="0C68E06B" w14:textId="77777777" w:rsidR="006A219A" w:rsidRDefault="006A219A" w:rsidP="006A219A">
      <w:pPr>
        <w:pStyle w:val="P-Regular"/>
      </w:pPr>
      <w:r>
        <w:t xml:space="preserve">Depending on how the model building goes, if the features we examined in this exercise turn out to be important for predictive modeling as we might expect, it would be good to show these graphs </w:t>
      </w:r>
      <w:r>
        <w:lastRenderedPageBreak/>
        <w:t>to our client, as part of a presentation of our work. This would give the client insight into how the model works.</w:t>
      </w:r>
    </w:p>
    <w:p w14:paraId="2E762A82" w14:textId="77777777" w:rsidR="006A219A" w:rsidRDefault="006A219A" w:rsidP="006A219A">
      <w:pPr>
        <w:pStyle w:val="P-Regular"/>
      </w:pPr>
      <w:r>
        <w:t>A key learning from this section is that effective visual presentations take substantial time to produce. It is good to budget some time in your project workflow for this. Convincing visuals are worth the effort since they should be able to quickly and effectively communicate important findings to the client. They are usually a better choice than adding lots of text to the materials that you create. Visual communication of quantitative concepts is a core data science skill.</w:t>
      </w:r>
    </w:p>
    <w:p w14:paraId="06499B91" w14:textId="77777777" w:rsidR="006A219A" w:rsidRDefault="006A219A" w:rsidP="006A219A">
      <w:pPr>
        <w:pStyle w:val="H1-Topic"/>
      </w:pPr>
      <w:r w:rsidRPr="00613706">
        <w:t>Univariate Feature Selection: What It Does and Doesn't Do</w:t>
      </w:r>
    </w:p>
    <w:p w14:paraId="50E1B116" w14:textId="33EA7382" w:rsidR="006A219A" w:rsidRDefault="006A219A" w:rsidP="006A219A">
      <w:pPr>
        <w:pStyle w:val="P-Regular"/>
      </w:pPr>
      <w:r>
        <w:t xml:space="preserve">In this chapter, we have learned techniques for going through features one by one to see whether they have predictive power. This is a good first step, and if you already have features that are very predictive of the outcome variable, you may not need to spend much more time considering features before modeling. However, there are drawbacks to univariate feature selection. In particular, it does not consider the </w:t>
      </w:r>
      <w:r>
        <w:rPr>
          <w:rStyle w:val="P-Bold"/>
        </w:rPr>
        <w:t>interactions</w:t>
      </w:r>
      <w:r>
        <w:t xml:space="preserve"> between features. For example, what if the credit default rate is very high specifically for people with </w:t>
      </w:r>
      <w:ins w:id="206" w:author="Stephen Klosterman" w:date="2020-11-15T08:36:00Z">
        <w:r w:rsidR="00613706">
          <w:t xml:space="preserve">both </w:t>
        </w:r>
      </w:ins>
      <w:r>
        <w:t>a certain education level and a certain range of credit limit?</w:t>
      </w:r>
    </w:p>
    <w:p w14:paraId="7D5387A8" w14:textId="503BC732" w:rsidR="006A219A" w:rsidRDefault="006A219A" w:rsidP="006A219A">
      <w:pPr>
        <w:pStyle w:val="P-Regular"/>
      </w:pPr>
      <w:r>
        <w:t xml:space="preserve">Also, with the methods we used here, only the linear effects of features are captured. If a feature is more predictive when it's undergone some type of </w:t>
      </w:r>
      <w:r>
        <w:rPr>
          <w:rStyle w:val="P-Bold"/>
        </w:rPr>
        <w:t>transformation</w:t>
      </w:r>
      <w:r>
        <w:t xml:space="preserve">, such as a </w:t>
      </w:r>
      <w:r>
        <w:rPr>
          <w:rStyle w:val="P-Keyword"/>
        </w:rPr>
        <w:t>polynomial</w:t>
      </w:r>
      <w:r>
        <w:t xml:space="preserve"> or </w:t>
      </w:r>
      <w:r>
        <w:rPr>
          <w:rStyle w:val="P-Keyword"/>
        </w:rPr>
        <w:t>logarithmic</w:t>
      </w:r>
      <w:r>
        <w:t xml:space="preserve"> transformation, or </w:t>
      </w:r>
      <w:r>
        <w:rPr>
          <w:rStyle w:val="P-Keyword"/>
        </w:rPr>
        <w:t>binning</w:t>
      </w:r>
      <w:r>
        <w:t xml:space="preserve"> (</w:t>
      </w:r>
      <w:r>
        <w:rPr>
          <w:rStyle w:val="P-Keyword"/>
        </w:rPr>
        <w:t>discretization</w:t>
      </w:r>
      <w:r>
        <w:t xml:space="preserve">), linear techniques of univariate feature selection may not be effective. Interactions and transformations are examples of </w:t>
      </w:r>
      <w:r>
        <w:rPr>
          <w:rStyle w:val="P-Bold"/>
        </w:rPr>
        <w:t>feature engineering</w:t>
      </w:r>
      <w:r>
        <w:t xml:space="preserve">, or creating new features, in these cases from existing features. The shortcomings of linear feature selection methods can be remedied by non-linear modeling techniques including </w:t>
      </w:r>
      <w:del w:id="207" w:author="Stephen Klosterman" w:date="2020-11-15T08:42:00Z">
        <w:r w:rsidDel="007C2A37">
          <w:delText>random forest</w:delText>
        </w:r>
      </w:del>
      <w:ins w:id="208" w:author="Stephen Klosterman" w:date="2020-11-15T08:42:00Z">
        <w:r w:rsidR="007C2A37">
          <w:t>decision trees and methods based on them</w:t>
        </w:r>
      </w:ins>
      <w:r>
        <w:t>, which we will examine later. But there is still value in looking for simple relationships that can be found by linear methods for univariate feature selection, and it is quick to do.</w:t>
      </w:r>
    </w:p>
    <w:p w14:paraId="0888431A" w14:textId="713AC321" w:rsidR="006A219A" w:rsidRDefault="006A219A" w:rsidP="006A219A">
      <w:pPr>
        <w:pStyle w:val="H2-General"/>
      </w:pPr>
      <w:r>
        <w:t xml:space="preserve">Understanding Logistic Regression </w:t>
      </w:r>
      <w:ins w:id="209" w:author="Stephen Klosterman" w:date="2020-11-15T08:43:00Z">
        <w:r w:rsidR="009A0058">
          <w:t xml:space="preserve">and the Sigmoid Function </w:t>
        </w:r>
      </w:ins>
      <w:del w:id="210" w:author="Stephen Klosterman" w:date="2020-11-15T08:43:00Z">
        <w:r w:rsidDel="009A0058">
          <w:delText xml:space="preserve">with </w:delText>
        </w:r>
      </w:del>
      <w:ins w:id="211" w:author="Stephen Klosterman" w:date="2020-11-15T08:43:00Z">
        <w:r w:rsidR="009A0058">
          <w:t xml:space="preserve">using </w:t>
        </w:r>
      </w:ins>
      <w:r>
        <w:t>function Syntax in Python</w:t>
      </w:r>
      <w:del w:id="212" w:author="Stephen Klosterman" w:date="2020-11-15T08:43:00Z">
        <w:r w:rsidDel="009A0058">
          <w:delText xml:space="preserve"> and the Sigmoid Function</w:delText>
        </w:r>
      </w:del>
    </w:p>
    <w:p w14:paraId="6E82F4B7" w14:textId="078F8A16" w:rsidR="006A219A" w:rsidRDefault="006A219A" w:rsidP="006A219A">
      <w:pPr>
        <w:pStyle w:val="P-Regular"/>
      </w:pPr>
      <w:r>
        <w:t xml:space="preserve">In this section, we will open the </w:t>
      </w:r>
      <w:ins w:id="213" w:author="Stephen Klosterman" w:date="2020-11-15T08:43:00Z">
        <w:r w:rsidR="0093577D">
          <w:t>“</w:t>
        </w:r>
      </w:ins>
      <w:r>
        <w:t>black box</w:t>
      </w:r>
      <w:ins w:id="214" w:author="Stephen Klosterman" w:date="2020-11-15T08:43:00Z">
        <w:r w:rsidR="0093577D">
          <w:t>” of logistic regression</w:t>
        </w:r>
      </w:ins>
      <w:r>
        <w:t xml:space="preserve"> all the way: we will gain a comprehensive understanding of how </w:t>
      </w:r>
      <w:del w:id="215" w:author="Stephen Klosterman" w:date="2020-11-15T08:43:00Z">
        <w:r w:rsidDel="0093577D">
          <w:delText>logistic regression</w:delText>
        </w:r>
      </w:del>
      <w:ins w:id="216" w:author="Stephen Klosterman" w:date="2020-11-15T08:43:00Z">
        <w:r w:rsidR="0093577D">
          <w:t>it</w:t>
        </w:r>
      </w:ins>
      <w:r>
        <w:t xml:space="preserve"> works. We start off by introducing a new programming concept: </w:t>
      </w:r>
      <w:r>
        <w:rPr>
          <w:rStyle w:val="P-Bold"/>
        </w:rPr>
        <w:t>functions</w:t>
      </w:r>
      <w:r>
        <w:t>. At the same time, we'll learn about a mathematical function</w:t>
      </w:r>
      <w:ins w:id="217" w:author="Stephen Klosterman" w:date="2020-11-15T08:44:00Z">
        <w:r w:rsidR="0093577D">
          <w:t>, the sigmoid function,</w:t>
        </w:r>
      </w:ins>
      <w:r>
        <w:t xml:space="preserve"> that plays a key role in logistic regression.</w:t>
      </w:r>
    </w:p>
    <w:p w14:paraId="3629DC47" w14:textId="75024B3C" w:rsidR="008F0CAC" w:rsidRDefault="006A219A" w:rsidP="006A219A">
      <w:pPr>
        <w:pStyle w:val="P-Regular"/>
      </w:pPr>
      <w:r>
        <w:t xml:space="preserve">In the most basic sense, a function in computer programming is a piece of code that takes inputs and produces outputs. You have been using functions throughout the book: functions that were written by someone else. Anytime that you use syntax such as this: </w:t>
      </w:r>
      <w:r>
        <w:rPr>
          <w:rStyle w:val="P-Code"/>
        </w:rPr>
        <w:t xml:space="preserve">output = </w:t>
      </w:r>
      <w:proofErr w:type="spellStart"/>
      <w:r>
        <w:rPr>
          <w:rStyle w:val="P-Code"/>
        </w:rPr>
        <w:t>do_something_to</w:t>
      </w:r>
      <w:proofErr w:type="spellEnd"/>
      <w:r>
        <w:rPr>
          <w:rStyle w:val="P-Code"/>
        </w:rPr>
        <w:t>(input)</w:t>
      </w:r>
      <w:r>
        <w:t>, you have used a function. For example, NumPy has a function you can use to calculate the mean of the input:</w:t>
      </w:r>
    </w:p>
    <w:p w14:paraId="0020CD90" w14:textId="57FBE162" w:rsidR="008F0CAC" w:rsidRDefault="008F0CAC" w:rsidP="006A219A">
      <w:pPr>
        <w:pStyle w:val="P-Regular"/>
      </w:pPr>
      <w:r>
        <w:rPr>
          <w:noProof/>
        </w:rPr>
        <w:drawing>
          <wp:inline distT="0" distB="0" distL="0" distR="0" wp14:anchorId="48884D37" wp14:editId="7C9E1796">
            <wp:extent cx="2506980" cy="6781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06980" cy="678180"/>
                    </a:xfrm>
                    <a:prstGeom prst="rect">
                      <a:avLst/>
                    </a:prstGeom>
                    <a:noFill/>
                    <a:ln>
                      <a:noFill/>
                    </a:ln>
                  </pic:spPr>
                </pic:pic>
              </a:graphicData>
            </a:graphic>
          </wp:inline>
        </w:drawing>
      </w:r>
    </w:p>
    <w:p w14:paraId="7472A252" w14:textId="77777777" w:rsidR="006A219A" w:rsidRDefault="006A219A" w:rsidP="006A219A">
      <w:pPr>
        <w:pStyle w:val="P-Regular"/>
      </w:pPr>
    </w:p>
    <w:p w14:paraId="6CCA17ED" w14:textId="77777777" w:rsidR="006A219A" w:rsidRDefault="006A219A" w:rsidP="006A219A">
      <w:pPr>
        <w:pStyle w:val="IMG-Caption"/>
      </w:pPr>
      <w:r>
        <w:lastRenderedPageBreak/>
        <w:t>Figure 3.19: The mean function in NumPy</w:t>
      </w:r>
    </w:p>
    <w:p w14:paraId="2004CDEB" w14:textId="77777777" w:rsidR="006A219A" w:rsidRDefault="006A219A" w:rsidP="006A219A">
      <w:pPr>
        <w:pStyle w:val="P-Regular"/>
      </w:pPr>
      <w:r>
        <w:t xml:space="preserve">Functions </w:t>
      </w:r>
      <w:r>
        <w:rPr>
          <w:rStyle w:val="P-Bold"/>
        </w:rPr>
        <w:t>abstract</w:t>
      </w:r>
      <w:r>
        <w:t xml:space="preserve"> away the operations being performed so that, in our example, you don't need to see all the lines of code that it takes to calculate a mean, every time you need to do this. For many common mathematical functions, there are already pre-defined versions available in packages such as NumPy. You do not need to "reinvent the wheel". The implementations in popular packages are likely popular for a reason: people have spent time thinking about how to create them in the most efficient way. So, it would be wise to use them. However, since all the packages we are using are </w:t>
      </w:r>
      <w:r>
        <w:rPr>
          <w:rStyle w:val="P-Bold"/>
        </w:rPr>
        <w:t>open source</w:t>
      </w:r>
      <w:r>
        <w:t>, if you are interested to see how the functions in the libraries we use are implemented, you are able to look at the code within any of them.</w:t>
      </w:r>
    </w:p>
    <w:p w14:paraId="735C7CB8" w14:textId="77777777" w:rsidR="006A219A" w:rsidRDefault="006A219A" w:rsidP="006A219A">
      <w:pPr>
        <w:pStyle w:val="P-Regular"/>
      </w:pPr>
      <w:r>
        <w:t xml:space="preserve">Now, for the sake of illustration, let's learn Python function syntax by writing our own function for the arithmetic mean. Function syntax in Python is similar to </w:t>
      </w:r>
      <w:r>
        <w:rPr>
          <w:rStyle w:val="P-Code"/>
        </w:rPr>
        <w:t>for</w:t>
      </w:r>
      <w:r>
        <w:t xml:space="preserve"> or </w:t>
      </w:r>
      <w:r>
        <w:rPr>
          <w:rStyle w:val="P-Code"/>
        </w:rPr>
        <w:t>if</w:t>
      </w:r>
      <w:r>
        <w:t xml:space="preserve"> blocks, in that the body of a function is indented and the declaration of the function is followed by a colon. Here is the code for a function to compute the mean:</w:t>
      </w:r>
    </w:p>
    <w:p w14:paraId="3E29A291" w14:textId="77777777" w:rsidR="006A219A" w:rsidRDefault="006A219A" w:rsidP="006A219A">
      <w:pPr>
        <w:pStyle w:val="SC-Source"/>
      </w:pPr>
      <w:r>
        <w:t xml:space="preserve">def </w:t>
      </w:r>
      <w:proofErr w:type="spellStart"/>
      <w:r>
        <w:t>my_mean</w:t>
      </w:r>
      <w:proofErr w:type="spellEnd"/>
      <w:r>
        <w:t>(</w:t>
      </w:r>
      <w:proofErr w:type="spellStart"/>
      <w:r>
        <w:t>input_argument</w:t>
      </w:r>
      <w:proofErr w:type="spellEnd"/>
      <w:r>
        <w:t>):</w:t>
      </w:r>
    </w:p>
    <w:p w14:paraId="5E4E7B1A" w14:textId="77777777" w:rsidR="006A219A" w:rsidRDefault="006A219A" w:rsidP="006A219A">
      <w:pPr>
        <w:pStyle w:val="SC-Source"/>
      </w:pPr>
      <w:r>
        <w:t xml:space="preserve">    output = sum(</w:t>
      </w:r>
      <w:proofErr w:type="spellStart"/>
      <w:r>
        <w:t>input_argument</w:t>
      </w:r>
      <w:proofErr w:type="spellEnd"/>
      <w:r>
        <w:t>)/</w:t>
      </w:r>
      <w:proofErr w:type="spellStart"/>
      <w:r>
        <w:t>len</w:t>
      </w:r>
      <w:proofErr w:type="spellEnd"/>
      <w:r>
        <w:t>(</w:t>
      </w:r>
      <w:proofErr w:type="spellStart"/>
      <w:r>
        <w:t>input_argument</w:t>
      </w:r>
      <w:proofErr w:type="spellEnd"/>
      <w:r>
        <w:t>)</w:t>
      </w:r>
    </w:p>
    <w:p w14:paraId="03D579E7" w14:textId="77777777" w:rsidR="006A219A" w:rsidRDefault="006A219A" w:rsidP="006A219A">
      <w:pPr>
        <w:pStyle w:val="SC-Source"/>
      </w:pPr>
      <w:r>
        <w:t xml:space="preserve">    return(output)</w:t>
      </w:r>
    </w:p>
    <w:p w14:paraId="3788C1C0" w14:textId="37B6764E" w:rsidR="008F0CAC" w:rsidRDefault="006A219A" w:rsidP="006A219A">
      <w:pPr>
        <w:pStyle w:val="P-Regular"/>
      </w:pPr>
      <w:r>
        <w:t>After you execute the code cell with this definition, the function is available to you in other code cells in the notebook. For example:</w:t>
      </w:r>
    </w:p>
    <w:p w14:paraId="34ECD338" w14:textId="57C83C19" w:rsidR="008F0CAC" w:rsidDel="0093577D" w:rsidRDefault="008F0CAC" w:rsidP="006A219A">
      <w:pPr>
        <w:pStyle w:val="P-Regular"/>
        <w:rPr>
          <w:del w:id="218" w:author="Stephen Klosterman" w:date="2020-11-15T08:47:00Z"/>
        </w:rPr>
      </w:pPr>
      <w:r>
        <w:rPr>
          <w:noProof/>
        </w:rPr>
        <w:drawing>
          <wp:inline distT="0" distB="0" distL="0" distR="0" wp14:anchorId="71FA9FD7" wp14:editId="4F147FD5">
            <wp:extent cx="5311140" cy="7171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3">
                      <a:extLst>
                        <a:ext uri="{28A0092B-C50C-407E-A947-70E740481C1C}">
                          <a14:useLocalDpi xmlns:a14="http://schemas.microsoft.com/office/drawing/2010/main" val="0"/>
                        </a:ext>
                      </a:extLst>
                    </a:blip>
                    <a:srcRect t="54091"/>
                    <a:stretch/>
                  </pic:blipFill>
                  <pic:spPr bwMode="auto">
                    <a:xfrm>
                      <a:off x="0" y="0"/>
                      <a:ext cx="5311140" cy="717148"/>
                    </a:xfrm>
                    <a:prstGeom prst="rect">
                      <a:avLst/>
                    </a:prstGeom>
                    <a:noFill/>
                    <a:ln>
                      <a:noFill/>
                    </a:ln>
                    <a:extLst>
                      <a:ext uri="{53640926-AAD7-44D8-BBD7-CCE9431645EC}">
                        <a14:shadowObscured xmlns:a14="http://schemas.microsoft.com/office/drawing/2010/main"/>
                      </a:ext>
                    </a:extLst>
                  </pic:spPr>
                </pic:pic>
              </a:graphicData>
            </a:graphic>
          </wp:inline>
        </w:drawing>
      </w:r>
    </w:p>
    <w:p w14:paraId="64ED263E" w14:textId="77777777" w:rsidR="006A219A" w:rsidRDefault="006A219A" w:rsidP="006A219A">
      <w:pPr>
        <w:pStyle w:val="P-Regular"/>
      </w:pPr>
    </w:p>
    <w:p w14:paraId="78E0FA74" w14:textId="77777777" w:rsidR="006A219A" w:rsidRDefault="006A219A" w:rsidP="006A219A">
      <w:pPr>
        <w:pStyle w:val="IMG-Caption"/>
      </w:pPr>
      <w:r>
        <w:t>Figure 3.20: Calculating the mean with a user-defined function</w:t>
      </w:r>
    </w:p>
    <w:p w14:paraId="69F51D7D" w14:textId="77777777" w:rsidR="006A219A" w:rsidRDefault="006A219A" w:rsidP="006A219A">
      <w:pPr>
        <w:pStyle w:val="P-Regular"/>
      </w:pPr>
      <w:r>
        <w:t xml:space="preserve">The first part to defining a function, as shown here, is to start a line of code with </w:t>
      </w:r>
      <w:r>
        <w:rPr>
          <w:rStyle w:val="P-Code"/>
        </w:rPr>
        <w:t>def</w:t>
      </w:r>
      <w:r>
        <w:t xml:space="preserve">, followed by a space, followed by the name you'd like to call the function. After this come parentheses, inside which the names of the </w:t>
      </w:r>
      <w:r>
        <w:rPr>
          <w:rStyle w:val="P-Keyword"/>
        </w:rPr>
        <w:t>parameters</w:t>
      </w:r>
      <w:r>
        <w:t xml:space="preserve"> of the function are specified. Parameters are names of the input variables, where these names are internal to the body of the function: the variable names defined as parameters are available within the function when it is </w:t>
      </w:r>
      <w:r>
        <w:rPr>
          <w:rStyle w:val="P-Bold"/>
        </w:rPr>
        <w:t>called</w:t>
      </w:r>
      <w:r>
        <w:t xml:space="preserve"> (used), but not outside the function. There can be more than one parameter; they would be comma-separated. After the parentheses comes a colon.</w:t>
      </w:r>
    </w:p>
    <w:p w14:paraId="7B792D3B" w14:textId="77777777" w:rsidR="006A219A" w:rsidRDefault="006A219A" w:rsidP="006A219A">
      <w:pPr>
        <w:pStyle w:val="P-Regular"/>
      </w:pPr>
      <w:r>
        <w:t xml:space="preserve">The body of the function is indented and can contain any code that operates on the inputs. Once these operations are done, the last line should start with </w:t>
      </w:r>
      <w:r>
        <w:rPr>
          <w:rStyle w:val="P-Code"/>
        </w:rPr>
        <w:t>return</w:t>
      </w:r>
      <w:r>
        <w:t xml:space="preserve"> and contain the output variable(s), comma-separated if there are more than one. We are leaving out many fine points in this very simple introduction to functions, but those are the essential parts you need to get started.</w:t>
      </w:r>
    </w:p>
    <w:p w14:paraId="72C9350E" w14:textId="77777777" w:rsidR="006A219A" w:rsidRDefault="006A219A" w:rsidP="006A219A">
      <w:pPr>
        <w:pStyle w:val="P-Regular"/>
      </w:pPr>
      <w:r>
        <w:t xml:space="preserve">The power of a function comes when you use it. Notice how after we define the function, in a separate code block we can </w:t>
      </w:r>
      <w:r>
        <w:rPr>
          <w:rStyle w:val="P-Bold"/>
        </w:rPr>
        <w:t>call</w:t>
      </w:r>
      <w:r>
        <w:t xml:space="preserve"> it by the name we've given it, and it operates on whatever inputs we </w:t>
      </w:r>
      <w:r>
        <w:rPr>
          <w:rStyle w:val="P-Bold"/>
        </w:rPr>
        <w:t>pass</w:t>
      </w:r>
      <w:r>
        <w:t xml:space="preserve"> it. It's as if we've copied and pasted all the code to this new location. But it looks much nicer than actually doing that. And if you are going to use the same code many times, a function can greatly reduce the overall length of your code.</w:t>
      </w:r>
    </w:p>
    <w:p w14:paraId="341DB4D9" w14:textId="4F61E9F7" w:rsidR="008F0CAC" w:rsidRDefault="006A219A" w:rsidP="006A219A">
      <w:pPr>
        <w:pStyle w:val="P-Regular"/>
      </w:pPr>
      <w:r>
        <w:t xml:space="preserve">As a brief additional note, you can </w:t>
      </w:r>
      <w:ins w:id="219" w:author="Stephen Klosterman" w:date="2020-11-15T08:49:00Z">
        <w:r w:rsidR="0093577D">
          <w:t xml:space="preserve">optionally </w:t>
        </w:r>
      </w:ins>
      <w:r>
        <w:t>specify the inputs using the parameter names explicitly, which can be clearer when there are many inputs.</w:t>
      </w:r>
    </w:p>
    <w:p w14:paraId="5B591754" w14:textId="03E0D673" w:rsidR="008F0CAC" w:rsidRDefault="008F0CAC" w:rsidP="006A219A">
      <w:pPr>
        <w:pStyle w:val="P-Regular"/>
      </w:pPr>
    </w:p>
    <w:p w14:paraId="638FA097" w14:textId="49958912" w:rsidR="008F0CAC" w:rsidDel="0093577D" w:rsidRDefault="008F0CAC" w:rsidP="006A219A">
      <w:pPr>
        <w:pStyle w:val="P-Regular"/>
        <w:rPr>
          <w:del w:id="220" w:author="Stephen Klosterman" w:date="2020-11-15T08:50:00Z"/>
        </w:rPr>
      </w:pPr>
      <w:r>
        <w:rPr>
          <w:noProof/>
        </w:rPr>
        <w:lastRenderedPageBreak/>
        <w:drawing>
          <wp:inline distT="0" distB="0" distL="0" distR="0" wp14:anchorId="37C7BA68" wp14:editId="4ADADE78">
            <wp:extent cx="3368040" cy="6477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8040" cy="647700"/>
                    </a:xfrm>
                    <a:prstGeom prst="rect">
                      <a:avLst/>
                    </a:prstGeom>
                    <a:noFill/>
                    <a:ln>
                      <a:noFill/>
                    </a:ln>
                  </pic:spPr>
                </pic:pic>
              </a:graphicData>
            </a:graphic>
          </wp:inline>
        </w:drawing>
      </w:r>
    </w:p>
    <w:p w14:paraId="61913B38" w14:textId="77777777" w:rsidR="006A219A" w:rsidRDefault="006A219A" w:rsidP="006A219A">
      <w:pPr>
        <w:pStyle w:val="P-Regular"/>
      </w:pPr>
    </w:p>
    <w:p w14:paraId="1B99B667" w14:textId="77777777" w:rsidR="006A219A" w:rsidRDefault="006A219A" w:rsidP="006A219A">
      <w:pPr>
        <w:pStyle w:val="IMG-Caption"/>
      </w:pPr>
      <w:r>
        <w:t>Figure 3.21: Using a function with a parameter name</w:t>
      </w:r>
    </w:p>
    <w:p w14:paraId="574561AC" w14:textId="563A432B" w:rsidR="008F0CAC" w:rsidRDefault="006A219A" w:rsidP="006A219A">
      <w:pPr>
        <w:pStyle w:val="P-Regular"/>
      </w:pPr>
      <w:r>
        <w:t xml:space="preserve">Now that we're familiar with the basics of Python functions, we are going to consider a mathematical function that's important to logistic regression, called the </w:t>
      </w:r>
      <w:r>
        <w:rPr>
          <w:rStyle w:val="P-Keyword"/>
        </w:rPr>
        <w:t>sigmoid</w:t>
      </w:r>
      <w:r>
        <w:t xml:space="preserve">. This function may also be called the </w:t>
      </w:r>
      <w:r>
        <w:rPr>
          <w:rStyle w:val="P-Keyword"/>
        </w:rPr>
        <w:t>logistic function</w:t>
      </w:r>
      <w:r>
        <w:t>. The definition of the sigmoid is:</w:t>
      </w:r>
    </w:p>
    <w:p w14:paraId="508A4FBD" w14:textId="204A1CA9" w:rsidR="008F0CAC" w:rsidRDefault="008F0CAC" w:rsidP="006A219A">
      <w:pPr>
        <w:pStyle w:val="P-Regular"/>
      </w:pPr>
      <w:r>
        <w:rPr>
          <w:noProof/>
        </w:rPr>
        <w:drawing>
          <wp:inline distT="0" distB="0" distL="0" distR="0" wp14:anchorId="73ADE066" wp14:editId="26583085">
            <wp:extent cx="1767840" cy="3048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67840" cy="304800"/>
                    </a:xfrm>
                    <a:prstGeom prst="rect">
                      <a:avLst/>
                    </a:prstGeom>
                    <a:noFill/>
                    <a:ln>
                      <a:noFill/>
                    </a:ln>
                  </pic:spPr>
                </pic:pic>
              </a:graphicData>
            </a:graphic>
          </wp:inline>
        </w:drawing>
      </w:r>
    </w:p>
    <w:p w14:paraId="76E1DE75" w14:textId="77777777" w:rsidR="006A219A" w:rsidRDefault="006A219A" w:rsidP="006A219A">
      <w:pPr>
        <w:pStyle w:val="IMG-Caption"/>
      </w:pPr>
      <w:r>
        <w:t>Figure 3.22: The sigmoid function</w:t>
      </w:r>
    </w:p>
    <w:p w14:paraId="52201574" w14:textId="77777777" w:rsidR="006A219A" w:rsidRDefault="006A219A" w:rsidP="006A219A">
      <w:pPr>
        <w:pStyle w:val="P-Regular"/>
      </w:pPr>
      <w:r>
        <w:t xml:space="preserve">We will break down the different parts of this function. As you can see, the sigmoid function involves the </w:t>
      </w:r>
      <w:r>
        <w:rPr>
          <w:rStyle w:val="P-Bold"/>
        </w:rPr>
        <w:t>irrational number e</w:t>
      </w:r>
      <w:r>
        <w:t xml:space="preserve">, which is also known as the base of the </w:t>
      </w:r>
      <w:r>
        <w:rPr>
          <w:rStyle w:val="P-Bold"/>
        </w:rPr>
        <w:t>natural logarithm</w:t>
      </w:r>
      <w:r>
        <w:t xml:space="preserve">, in contrast to the base-10 logarithms we used earlier for data exploration. In order to compute </w:t>
      </w:r>
      <w:r>
        <w:rPr>
          <w:rStyle w:val="P-Italics"/>
        </w:rPr>
        <w:t>e</w:t>
      </w:r>
      <w:r>
        <w:rPr>
          <w:rStyle w:val="P-Italics"/>
          <w:vertAlign w:val="superscript"/>
        </w:rPr>
        <w:t>-X</w:t>
      </w:r>
      <w:r>
        <w:t xml:space="preserve"> using Python, we don't actually need to perform the exponentiation manually. NumPy has a convenient function </w:t>
      </w:r>
      <w:r>
        <w:rPr>
          <w:rStyle w:val="P-Code"/>
        </w:rPr>
        <w:t>exp</w:t>
      </w:r>
      <w:r>
        <w:t xml:space="preserve"> that takes e to the input exponent automatically. If you look at the documentation, you will see this process is called taking the "exponential", which sounds vague. But it is assumed to be understood that the base of the exponent is </w:t>
      </w:r>
      <w:r>
        <w:rPr>
          <w:rStyle w:val="P-Italics"/>
        </w:rPr>
        <w:t>e</w:t>
      </w:r>
      <w:r>
        <w:t xml:space="preserve"> in this case. In general, if you want to take an exponent in Python, such as </w:t>
      </w:r>
      <w:r w:rsidRPr="0093577D">
        <w:rPr>
          <w:rPrChange w:id="221" w:author="Stephen Klosterman" w:date="2020-11-15T08:51:00Z">
            <w:rPr>
              <w:rStyle w:val="P-Italics"/>
            </w:rPr>
          </w:rPrChange>
        </w:rPr>
        <w:t>2</w:t>
      </w:r>
      <w:r w:rsidRPr="0093577D">
        <w:rPr>
          <w:vertAlign w:val="superscript"/>
          <w:rPrChange w:id="222" w:author="Stephen Klosterman" w:date="2020-11-15T08:51:00Z">
            <w:rPr>
              <w:rStyle w:val="P-Italics"/>
            </w:rPr>
          </w:rPrChange>
        </w:rPr>
        <w:t>3</w:t>
      </w:r>
      <w:r>
        <w:t xml:space="preserve"> ("two to the third power"), the syntax is 2 asterisks: </w:t>
      </w:r>
      <w:r>
        <w:rPr>
          <w:rStyle w:val="P-Code"/>
        </w:rPr>
        <w:t>2**3</w:t>
      </w:r>
      <w:r>
        <w:t>, which equals 8, for example.</w:t>
      </w:r>
    </w:p>
    <w:p w14:paraId="4AF43493" w14:textId="70F575CC" w:rsidR="006A219A" w:rsidRDefault="006A219A" w:rsidP="006A219A">
      <w:pPr>
        <w:pStyle w:val="P-Regular"/>
      </w:pPr>
      <w:r>
        <w:t xml:space="preserve">Consider how inputs may be passed to the </w:t>
      </w:r>
      <w:proofErr w:type="spellStart"/>
      <w:r>
        <w:rPr>
          <w:rStyle w:val="P-Code"/>
        </w:rPr>
        <w:t>np.exp</w:t>
      </w:r>
      <w:proofErr w:type="spellEnd"/>
      <w:r>
        <w:t xml:space="preserve"> function. Since NumPy's implementation is </w:t>
      </w:r>
      <w:r>
        <w:rPr>
          <w:rStyle w:val="P-Bold"/>
        </w:rPr>
        <w:t>vectorized</w:t>
      </w:r>
      <w:r>
        <w:t xml:space="preserve">, this function can take individual numbers as well as arrays or matrices as input. </w:t>
      </w:r>
      <w:del w:id="223" w:author="Stephen Klosterman" w:date="2020-11-15T08:52:00Z">
        <w:r w:rsidDel="00067379">
          <w:delText>First</w:delText>
        </w:r>
      </w:del>
      <w:ins w:id="224" w:author="Stephen Klosterman" w:date="2020-11-15T08:52:00Z">
        <w:r w:rsidR="00067379">
          <w:t>To illustrate individual arguments</w:t>
        </w:r>
      </w:ins>
      <w:r>
        <w:t xml:space="preserve">, we compute the exponential of 1, which shows the approximate value of </w:t>
      </w:r>
      <w:r>
        <w:rPr>
          <w:rStyle w:val="P-Italics"/>
        </w:rPr>
        <w:t>e</w:t>
      </w:r>
      <w:r>
        <w:t xml:space="preserve">, as well as </w:t>
      </w:r>
      <w:r>
        <w:rPr>
          <w:rStyle w:val="P-Italics"/>
        </w:rPr>
        <w:t>e</w:t>
      </w:r>
      <w:r>
        <w:rPr>
          <w:rStyle w:val="P-Italics"/>
          <w:vertAlign w:val="superscript"/>
        </w:rPr>
        <w:t>0</w:t>
      </w:r>
      <w:r>
        <w:t>, which of course equals 1, as does the zeroth power of any base:</w:t>
      </w:r>
    </w:p>
    <w:p w14:paraId="01491826" w14:textId="7A5985B7" w:rsidR="008F0CAC" w:rsidDel="0093577D" w:rsidRDefault="008F0CAC" w:rsidP="006A219A">
      <w:pPr>
        <w:pStyle w:val="P-Regular"/>
        <w:rPr>
          <w:del w:id="225" w:author="Stephen Klosterman" w:date="2020-11-15T08:52:00Z"/>
        </w:rPr>
      </w:pPr>
    </w:p>
    <w:p w14:paraId="0E335592" w14:textId="576BA747" w:rsidR="008F0CAC" w:rsidDel="0093577D" w:rsidRDefault="008F0CAC" w:rsidP="006A219A">
      <w:pPr>
        <w:pStyle w:val="P-Regular"/>
        <w:rPr>
          <w:del w:id="226" w:author="Stephen Klosterman" w:date="2020-11-15T08:52:00Z"/>
        </w:rPr>
      </w:pPr>
    </w:p>
    <w:p w14:paraId="133DB205" w14:textId="31910CFC" w:rsidR="008F0CAC" w:rsidRDefault="008F0CAC" w:rsidP="006A219A">
      <w:pPr>
        <w:pStyle w:val="P-Regular"/>
      </w:pPr>
      <w:r>
        <w:rPr>
          <w:noProof/>
        </w:rPr>
        <w:drawing>
          <wp:inline distT="0" distB="0" distL="0" distR="0" wp14:anchorId="65A9C0D4" wp14:editId="1F30E36A">
            <wp:extent cx="2910840" cy="154686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0840" cy="1546860"/>
                    </a:xfrm>
                    <a:prstGeom prst="rect">
                      <a:avLst/>
                    </a:prstGeom>
                    <a:noFill/>
                    <a:ln>
                      <a:noFill/>
                    </a:ln>
                  </pic:spPr>
                </pic:pic>
              </a:graphicData>
            </a:graphic>
          </wp:inline>
        </w:drawing>
      </w:r>
    </w:p>
    <w:p w14:paraId="1591CC96" w14:textId="7F87CB02" w:rsidR="006A219A" w:rsidRDefault="006A219A" w:rsidP="006A219A">
      <w:pPr>
        <w:pStyle w:val="IMG-Caption"/>
      </w:pPr>
      <w:r>
        <w:t xml:space="preserve">Figure 3.23: </w:t>
      </w:r>
      <w:del w:id="227" w:author="Stephen Klosterman" w:date="2020-11-15T08:53:00Z">
        <w:r w:rsidRPr="00067379" w:rsidDel="00067379">
          <w:rPr>
            <w:rStyle w:val="P-Code"/>
            <w:rPrChange w:id="228" w:author="Stephen Klosterman" w:date="2020-11-15T08:54:00Z">
              <w:rPr/>
            </w:rPrChange>
          </w:rPr>
          <w:delText>Exp</w:delText>
        </w:r>
      </w:del>
      <w:proofErr w:type="gramStart"/>
      <w:ins w:id="229" w:author="Stephen Klosterman" w:date="2020-11-15T08:53:00Z">
        <w:r w:rsidR="00067379" w:rsidRPr="00067379">
          <w:rPr>
            <w:rStyle w:val="P-Code"/>
            <w:rPrChange w:id="230" w:author="Stephen Klosterman" w:date="2020-11-15T08:54:00Z">
              <w:rPr/>
            </w:rPrChange>
          </w:rPr>
          <w:t>e</w:t>
        </w:r>
        <w:r w:rsidR="00067379" w:rsidRPr="00067379">
          <w:rPr>
            <w:rStyle w:val="P-Code"/>
            <w:rPrChange w:id="231" w:author="Stephen Klosterman" w:date="2020-11-15T08:54:00Z">
              <w:rPr/>
            </w:rPrChange>
          </w:rPr>
          <w:t>xp</w:t>
        </w:r>
      </w:ins>
      <w:r w:rsidRPr="00067379">
        <w:rPr>
          <w:rStyle w:val="P-Code"/>
          <w:rPrChange w:id="232" w:author="Stephen Klosterman" w:date="2020-11-15T08:54:00Z">
            <w:rPr/>
          </w:rPrChange>
        </w:rPr>
        <w:t>(</w:t>
      </w:r>
      <w:proofErr w:type="gramEnd"/>
      <w:r w:rsidRPr="00067379">
        <w:rPr>
          <w:rStyle w:val="P-Code"/>
          <w:rPrChange w:id="233" w:author="Stephen Klosterman" w:date="2020-11-15T08:54:00Z">
            <w:rPr/>
          </w:rPrChange>
        </w:rPr>
        <w:t>1)</w:t>
      </w:r>
      <w:r>
        <w:t xml:space="preserve"> and </w:t>
      </w:r>
      <w:r w:rsidRPr="00067379">
        <w:rPr>
          <w:rStyle w:val="P-Code"/>
          <w:rPrChange w:id="234" w:author="Stephen Klosterman" w:date="2020-11-15T08:54:00Z">
            <w:rPr/>
          </w:rPrChange>
        </w:rPr>
        <w:t>exp(0)</w:t>
      </w:r>
      <w:r>
        <w:t xml:space="preserve"> with NumPy</w:t>
      </w:r>
    </w:p>
    <w:p w14:paraId="697B4BB8" w14:textId="114F87E4" w:rsidR="008F0CAC" w:rsidRDefault="006A219A" w:rsidP="006A219A">
      <w:pPr>
        <w:pStyle w:val="P-Regular"/>
      </w:pPr>
      <w:r>
        <w:t xml:space="preserve">To illustrate the vectorized implementation of </w:t>
      </w:r>
      <w:proofErr w:type="spellStart"/>
      <w:r>
        <w:rPr>
          <w:rStyle w:val="P-Code"/>
        </w:rPr>
        <w:t>np.exp</w:t>
      </w:r>
      <w:proofErr w:type="spellEnd"/>
      <w:r>
        <w:t xml:space="preserve">, we create an array of numbers using NumPy's </w:t>
      </w:r>
      <w:proofErr w:type="spellStart"/>
      <w:r>
        <w:rPr>
          <w:rStyle w:val="P-Code"/>
        </w:rPr>
        <w:t>linspace</w:t>
      </w:r>
      <w:proofErr w:type="spellEnd"/>
      <w:r>
        <w:t xml:space="preserve"> function. This function takes as input the starting and stopping points of a range, both inclusive, and the number of values you'd like within that range, to create an array of that many linearly spaced values. This function performs a somewhat similar role as Python's </w:t>
      </w:r>
      <w:r>
        <w:rPr>
          <w:rStyle w:val="P-Code"/>
        </w:rPr>
        <w:t>range</w:t>
      </w:r>
      <w:r>
        <w:t>, but can also produce decimal values:</w:t>
      </w:r>
    </w:p>
    <w:p w14:paraId="4BD0A7C6" w14:textId="1EC12814" w:rsidR="008F0CAC" w:rsidRDefault="008F0CAC" w:rsidP="006A219A">
      <w:pPr>
        <w:pStyle w:val="P-Regular"/>
      </w:pPr>
    </w:p>
    <w:p w14:paraId="732B563D" w14:textId="4A289100" w:rsidR="008F0CAC" w:rsidDel="002215FB" w:rsidRDefault="008F0CAC" w:rsidP="006A219A">
      <w:pPr>
        <w:pStyle w:val="P-Regular"/>
        <w:rPr>
          <w:del w:id="235" w:author="Stephen Klosterman" w:date="2020-11-15T08:54:00Z"/>
        </w:rPr>
      </w:pPr>
      <w:r>
        <w:rPr>
          <w:noProof/>
        </w:rPr>
        <w:lastRenderedPageBreak/>
        <w:drawing>
          <wp:inline distT="0" distB="0" distL="0" distR="0" wp14:anchorId="00DCE022" wp14:editId="6B47CB8C">
            <wp:extent cx="2912484" cy="12847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7">
                      <a:extLst>
                        <a:ext uri="{28A0092B-C50C-407E-A947-70E740481C1C}">
                          <a14:useLocalDpi xmlns:a14="http://schemas.microsoft.com/office/drawing/2010/main" val="0"/>
                        </a:ext>
                      </a:extLst>
                    </a:blip>
                    <a:srcRect b="42877"/>
                    <a:stretch/>
                  </pic:blipFill>
                  <pic:spPr bwMode="auto">
                    <a:xfrm>
                      <a:off x="0" y="0"/>
                      <a:ext cx="2912813" cy="1284935"/>
                    </a:xfrm>
                    <a:prstGeom prst="rect">
                      <a:avLst/>
                    </a:prstGeom>
                    <a:noFill/>
                    <a:ln>
                      <a:noFill/>
                    </a:ln>
                    <a:extLst>
                      <a:ext uri="{53640926-AAD7-44D8-BBD7-CCE9431645EC}">
                        <a14:shadowObscured xmlns:a14="http://schemas.microsoft.com/office/drawing/2010/main"/>
                      </a:ext>
                    </a:extLst>
                  </pic:spPr>
                </pic:pic>
              </a:graphicData>
            </a:graphic>
          </wp:inline>
        </w:drawing>
      </w:r>
    </w:p>
    <w:p w14:paraId="7A1DB9D6" w14:textId="77777777" w:rsidR="006A219A" w:rsidRDefault="006A219A" w:rsidP="006A219A">
      <w:pPr>
        <w:pStyle w:val="P-Regular"/>
      </w:pPr>
    </w:p>
    <w:p w14:paraId="616F39AE" w14:textId="77777777" w:rsidR="006A219A" w:rsidRDefault="006A219A" w:rsidP="006A219A">
      <w:pPr>
        <w:pStyle w:val="IMG-Caption"/>
      </w:pPr>
      <w:r>
        <w:t xml:space="preserve">Figure 3.24: Using </w:t>
      </w:r>
      <w:proofErr w:type="spellStart"/>
      <w:proofErr w:type="gramStart"/>
      <w:r>
        <w:t>np.linspace</w:t>
      </w:r>
      <w:proofErr w:type="spellEnd"/>
      <w:proofErr w:type="gramEnd"/>
      <w:r>
        <w:t xml:space="preserve"> to make an array</w:t>
      </w:r>
    </w:p>
    <w:p w14:paraId="0304BAA1" w14:textId="77777777" w:rsidR="006A219A" w:rsidRDefault="006A219A" w:rsidP="006A219A">
      <w:pPr>
        <w:pStyle w:val="P-Regular"/>
      </w:pPr>
      <w:r>
        <w:t xml:space="preserve">Since </w:t>
      </w:r>
      <w:proofErr w:type="spellStart"/>
      <w:r>
        <w:rPr>
          <w:rStyle w:val="P-Code"/>
        </w:rPr>
        <w:t>np.exp</w:t>
      </w:r>
      <w:proofErr w:type="spellEnd"/>
      <w:r>
        <w:t xml:space="preserve"> is vectorized, it will compute the exponential of the whole array at once, in an efficient manner. Here is the code with output, to calculate the exponential of our array </w:t>
      </w:r>
      <w:proofErr w:type="spellStart"/>
      <w:r>
        <w:rPr>
          <w:rStyle w:val="P-Code"/>
        </w:rPr>
        <w:t>X_exp</w:t>
      </w:r>
      <w:proofErr w:type="spellEnd"/>
      <w:r>
        <w:t xml:space="preserve"> and examine the first five values:</w:t>
      </w:r>
    </w:p>
    <w:p w14:paraId="0CADAC8B" w14:textId="3C58B38B" w:rsidR="008F0CAC" w:rsidDel="002215FB" w:rsidRDefault="008F0CAC" w:rsidP="006A219A">
      <w:pPr>
        <w:pStyle w:val="P-Regular"/>
        <w:rPr>
          <w:del w:id="236" w:author="Stephen Klosterman" w:date="2020-11-15T08:55:00Z"/>
        </w:rPr>
      </w:pPr>
    </w:p>
    <w:p w14:paraId="7388392F" w14:textId="712CB1B9" w:rsidR="008F0CAC" w:rsidRDefault="008F0CAC" w:rsidP="006A219A">
      <w:pPr>
        <w:pStyle w:val="P-Regular"/>
      </w:pPr>
      <w:r>
        <w:rPr>
          <w:noProof/>
        </w:rPr>
        <w:drawing>
          <wp:inline distT="0" distB="0" distL="0" distR="0" wp14:anchorId="4072C682" wp14:editId="3E8E38FA">
            <wp:extent cx="6073140" cy="8001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73140" cy="800100"/>
                    </a:xfrm>
                    <a:prstGeom prst="rect">
                      <a:avLst/>
                    </a:prstGeom>
                    <a:noFill/>
                    <a:ln>
                      <a:noFill/>
                    </a:ln>
                  </pic:spPr>
                </pic:pic>
              </a:graphicData>
            </a:graphic>
          </wp:inline>
        </w:drawing>
      </w:r>
    </w:p>
    <w:p w14:paraId="13060E39" w14:textId="77777777" w:rsidR="006A219A" w:rsidRDefault="006A219A" w:rsidP="006A219A">
      <w:pPr>
        <w:pStyle w:val="IMG-Caption"/>
      </w:pPr>
      <w:r>
        <w:t>Figure 3.25: NumPy's exp function</w:t>
      </w:r>
    </w:p>
    <w:p w14:paraId="6A5C675D" w14:textId="77777777" w:rsidR="006A219A" w:rsidRDefault="006A219A" w:rsidP="006A219A">
      <w:pPr>
        <w:pStyle w:val="H2-General"/>
      </w:pPr>
      <w:r>
        <w:t>Exercise 13: Plotting the Sigmoid Function</w:t>
      </w:r>
    </w:p>
    <w:p w14:paraId="02F43CCA" w14:textId="2294846C" w:rsidR="006A219A" w:rsidRDefault="006A219A" w:rsidP="008F0CAC">
      <w:pPr>
        <w:pStyle w:val="P-Regular"/>
      </w:pPr>
      <w:r>
        <w:t xml:space="preserve">In this exercise, we will use </w:t>
      </w:r>
      <w:proofErr w:type="spellStart"/>
      <w:r>
        <w:rPr>
          <w:rStyle w:val="P-Code"/>
        </w:rPr>
        <w:t>X_exp</w:t>
      </w:r>
      <w:proofErr w:type="spellEnd"/>
      <w:r>
        <w:t xml:space="preserve"> and </w:t>
      </w:r>
      <w:proofErr w:type="spellStart"/>
      <w:r>
        <w:rPr>
          <w:rStyle w:val="P-Code"/>
        </w:rPr>
        <w:t>Y_exp</w:t>
      </w:r>
      <w:proofErr w:type="spellEnd"/>
      <w:r>
        <w:t xml:space="preserve">, created previously, to </w:t>
      </w:r>
      <w:del w:id="237" w:author="Stephen Klosterman" w:date="2020-11-15T08:56:00Z">
        <w:r w:rsidDel="002215FB">
          <w:delText xml:space="preserve">create </w:delText>
        </w:r>
      </w:del>
      <w:ins w:id="238" w:author="Stephen Klosterman" w:date="2020-11-15T08:56:00Z">
        <w:r w:rsidR="002215FB">
          <w:t>make</w:t>
        </w:r>
        <w:r w:rsidR="002215FB">
          <w:t xml:space="preserve"> </w:t>
        </w:r>
      </w:ins>
      <w:r>
        <w:t xml:space="preserve">a plot of what the exponential function looks like over the interval [-4, 4]. You need to have run all the code in </w:t>
      </w:r>
      <w:r>
        <w:rPr>
          <w:rStyle w:val="P-Italics"/>
        </w:rPr>
        <w:t>Figures 3.23</w:t>
      </w:r>
      <w:r>
        <w:t xml:space="preserve"> and </w:t>
      </w:r>
      <w:r>
        <w:rPr>
          <w:rStyle w:val="P-Italics"/>
        </w:rPr>
        <w:t>3.24</w:t>
      </w:r>
      <w:r>
        <w:t xml:space="preserve"> to have these variables available for this exercise. Then we will define a function for the sigmoid, create a plot of that, and consider how it is related to the exponential function. Perform the following steps to complete the exercise:</w:t>
      </w:r>
    </w:p>
    <w:p w14:paraId="78505A2D" w14:textId="7EA2154B" w:rsidR="008F0CAC" w:rsidRDefault="008F0CAC" w:rsidP="006A219A">
      <w:pPr>
        <w:pStyle w:val="P-Callout"/>
      </w:pPr>
      <w:r>
        <w:t>Note</w:t>
      </w:r>
    </w:p>
    <w:p w14:paraId="6ECCCC80" w14:textId="16DEB19C" w:rsidR="006A219A" w:rsidRDefault="006A219A" w:rsidP="006A219A">
      <w:pPr>
        <w:pStyle w:val="P-Callout"/>
      </w:pPr>
      <w:r>
        <w:t xml:space="preserve">The code and the resulting output for this exercise have been loaded in a </w:t>
      </w:r>
      <w:proofErr w:type="spellStart"/>
      <w:r>
        <w:t>Jupyter</w:t>
      </w:r>
      <w:proofErr w:type="spellEnd"/>
      <w:r>
        <w:t xml:space="preserve"> Notebook that can be found here: </w:t>
      </w:r>
      <w:r w:rsidR="0093577D" w:rsidRPr="008B098F">
        <w:rPr>
          <w:strike/>
          <w:rPrChange w:id="239" w:author="Stephen Klosterman" w:date="2020-11-15T08:56:00Z">
            <w:rPr/>
          </w:rPrChange>
        </w:rPr>
        <w:fldChar w:fldCharType="begin"/>
      </w:r>
      <w:r w:rsidR="0093577D" w:rsidRPr="008B098F">
        <w:rPr>
          <w:strike/>
          <w:rPrChange w:id="240" w:author="Stephen Klosterman" w:date="2020-11-15T08:56:00Z">
            <w:rPr/>
          </w:rPrChange>
        </w:rPr>
        <w:instrText xml:space="preserve"> HYPERLINK "http://bit.ly/2Dz5iNA" </w:instrText>
      </w:r>
      <w:r w:rsidR="0093577D" w:rsidRPr="008B098F">
        <w:rPr>
          <w:strike/>
          <w:rPrChange w:id="241" w:author="Stephen Klosterman" w:date="2020-11-15T08:56:00Z">
            <w:rPr/>
          </w:rPrChange>
        </w:rPr>
        <w:fldChar w:fldCharType="separate"/>
      </w:r>
      <w:r w:rsidRPr="008B098F">
        <w:rPr>
          <w:rStyle w:val="Hyperlink"/>
          <w:strike/>
          <w:color w:val="000000"/>
          <w:rPrChange w:id="242" w:author="Stephen Klosterman" w:date="2020-11-15T08:56:00Z">
            <w:rPr>
              <w:rStyle w:val="Hyperlink"/>
              <w:color w:val="000000"/>
            </w:rPr>
          </w:rPrChange>
        </w:rPr>
        <w:t>http://bit.ly/2Dz5iNA</w:t>
      </w:r>
      <w:r w:rsidR="0093577D" w:rsidRPr="008B098F">
        <w:rPr>
          <w:rStyle w:val="Hyperlink"/>
          <w:strike/>
          <w:color w:val="000000"/>
          <w:rPrChange w:id="243" w:author="Stephen Klosterman" w:date="2020-11-15T08:56:00Z">
            <w:rPr>
              <w:rStyle w:val="Hyperlink"/>
              <w:color w:val="000000"/>
            </w:rPr>
          </w:rPrChange>
        </w:rPr>
        <w:fldChar w:fldCharType="end"/>
      </w:r>
      <w:r>
        <w:t>.</w:t>
      </w:r>
    </w:p>
    <w:p w14:paraId="41CE3068" w14:textId="77777777" w:rsidR="006A219A" w:rsidRDefault="006A219A" w:rsidP="00E85C5A">
      <w:pPr>
        <w:pStyle w:val="L-Numbers"/>
        <w:numPr>
          <w:ilvl w:val="0"/>
          <w:numId w:val="20"/>
        </w:numPr>
        <w:pPrChange w:id="244" w:author="Stephen Klosterman" w:date="2020-11-15T09:55:00Z">
          <w:pPr>
            <w:pStyle w:val="L-Numbers"/>
          </w:pPr>
        </w:pPrChange>
      </w:pPr>
      <w:r>
        <w:t>Use this code to plot the exponential function:</w:t>
      </w:r>
    </w:p>
    <w:p w14:paraId="1E23D189" w14:textId="77777777" w:rsidR="006A219A" w:rsidRDefault="006A219A" w:rsidP="006A219A">
      <w:pPr>
        <w:pStyle w:val="L-Source"/>
      </w:pPr>
      <w:proofErr w:type="spellStart"/>
      <w:proofErr w:type="gramStart"/>
      <w:r>
        <w:t>plt.plot</w:t>
      </w:r>
      <w:proofErr w:type="spellEnd"/>
      <w:proofErr w:type="gramEnd"/>
      <w:r>
        <w:t>(</w:t>
      </w:r>
      <w:proofErr w:type="spellStart"/>
      <w:r>
        <w:t>X_exp</w:t>
      </w:r>
      <w:proofErr w:type="spellEnd"/>
      <w:r>
        <w:t xml:space="preserve">, </w:t>
      </w:r>
      <w:proofErr w:type="spellStart"/>
      <w:r>
        <w:t>Y_exp</w:t>
      </w:r>
      <w:proofErr w:type="spellEnd"/>
      <w:r>
        <w:t>)</w:t>
      </w:r>
    </w:p>
    <w:p w14:paraId="5F2A40BF" w14:textId="77777777" w:rsidR="006A219A" w:rsidRDefault="006A219A" w:rsidP="006A219A">
      <w:pPr>
        <w:pStyle w:val="L-Source"/>
      </w:pPr>
      <w:proofErr w:type="spellStart"/>
      <w:proofErr w:type="gramStart"/>
      <w:r>
        <w:t>plt.title</w:t>
      </w:r>
      <w:proofErr w:type="spellEnd"/>
      <w:proofErr w:type="gramEnd"/>
      <w:r>
        <w:t>('Plot of $</w:t>
      </w:r>
      <w:proofErr w:type="spellStart"/>
      <w:r>
        <w:t>e^X</w:t>
      </w:r>
      <w:proofErr w:type="spellEnd"/>
      <w:r>
        <w:t>$')</w:t>
      </w:r>
    </w:p>
    <w:p w14:paraId="4B96EB96" w14:textId="5F2DAC84" w:rsidR="006A219A" w:rsidRDefault="006A219A" w:rsidP="008F0CAC">
      <w:pPr>
        <w:pStyle w:val="L-Regular"/>
      </w:pPr>
      <w:r>
        <w:t>The plot should look like this:</w:t>
      </w:r>
    </w:p>
    <w:p w14:paraId="6CC8CB68" w14:textId="6E30574E" w:rsidR="008F0CAC" w:rsidRDefault="008F0CAC" w:rsidP="006A219A">
      <w:pPr>
        <w:pStyle w:val="L-Regular"/>
      </w:pPr>
    </w:p>
    <w:p w14:paraId="4F92355C" w14:textId="3715E529" w:rsidR="008F0CAC" w:rsidRDefault="008F0CAC" w:rsidP="006A219A">
      <w:pPr>
        <w:pStyle w:val="L-Regular"/>
      </w:pPr>
    </w:p>
    <w:p w14:paraId="5E052E75" w14:textId="4E7E5272" w:rsidR="008F0CAC" w:rsidRDefault="008F0CAC" w:rsidP="006A219A">
      <w:pPr>
        <w:pStyle w:val="L-Regular"/>
      </w:pPr>
      <w:r>
        <w:rPr>
          <w:noProof/>
        </w:rPr>
        <w:lastRenderedPageBreak/>
        <w:drawing>
          <wp:inline distT="0" distB="0" distL="0" distR="0" wp14:anchorId="7D969DFB" wp14:editId="10F2D266">
            <wp:extent cx="4541520" cy="3208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1520" cy="3208020"/>
                    </a:xfrm>
                    <a:prstGeom prst="rect">
                      <a:avLst/>
                    </a:prstGeom>
                    <a:noFill/>
                    <a:ln>
                      <a:noFill/>
                    </a:ln>
                  </pic:spPr>
                </pic:pic>
              </a:graphicData>
            </a:graphic>
          </wp:inline>
        </w:drawing>
      </w:r>
    </w:p>
    <w:p w14:paraId="77D8AF22" w14:textId="77777777" w:rsidR="006A219A" w:rsidRDefault="006A219A" w:rsidP="006A219A">
      <w:pPr>
        <w:pStyle w:val="IMG-Caption"/>
      </w:pPr>
      <w:r>
        <w:t>Figure 3.26: Plotting the exponential function</w:t>
      </w:r>
    </w:p>
    <w:p w14:paraId="4EC39CCB" w14:textId="77777777" w:rsidR="006A219A" w:rsidRDefault="006A219A" w:rsidP="006A219A">
      <w:pPr>
        <w:pStyle w:val="L-Regular"/>
      </w:pPr>
      <w:r>
        <w:t xml:space="preserve">Notice that in titling the plot, we've taken advantage of a kind of syntax called </w:t>
      </w:r>
      <w:r>
        <w:rPr>
          <w:rStyle w:val="P-Keyword"/>
        </w:rPr>
        <w:t>LaTeX</w:t>
      </w:r>
      <w:r>
        <w:t xml:space="preserve">, which enables formatting of mathematical notation. We won't go </w:t>
      </w:r>
      <w:proofErr w:type="gramStart"/>
      <w:r>
        <w:t>in to</w:t>
      </w:r>
      <w:proofErr w:type="gramEnd"/>
      <w:r>
        <w:t xml:space="preserve"> the details of LaTeX here, but suffice to say that it is very flexible. Note that enclosing part of the title string in dollar signs causes it to be rendered using LaTeX, and that superscript can be created using </w:t>
      </w:r>
      <w:r>
        <w:rPr>
          <w:rStyle w:val="P-Code"/>
        </w:rPr>
        <w:t>^</w:t>
      </w:r>
      <w:r>
        <w:t>.</w:t>
      </w:r>
    </w:p>
    <w:p w14:paraId="4162F1E3" w14:textId="77777777" w:rsidR="006A219A" w:rsidRDefault="006A219A" w:rsidP="006A219A">
      <w:pPr>
        <w:pStyle w:val="L-Regular"/>
      </w:pPr>
      <w:r>
        <w:t>Also note in figure 3.26 that many points spaced close together create the appearance of a smooth curve, but in fact it is a graph of discrete points connected by line segments.</w:t>
      </w:r>
    </w:p>
    <w:p w14:paraId="0BE658A6" w14:textId="77777777" w:rsidR="006A219A" w:rsidRDefault="006A219A" w:rsidP="006A219A">
      <w:pPr>
        <w:pStyle w:val="L-Regular"/>
        <w:rPr>
          <w:rStyle w:val="P-Bold"/>
        </w:rPr>
      </w:pPr>
      <w:r>
        <w:rPr>
          <w:rStyle w:val="P-Bold"/>
        </w:rPr>
        <w:t>What can we observe about the exponential function?</w:t>
      </w:r>
    </w:p>
    <w:p w14:paraId="1EE3A136" w14:textId="77777777" w:rsidR="006A219A" w:rsidRDefault="006A219A" w:rsidP="006A219A">
      <w:pPr>
        <w:pStyle w:val="L-Regular"/>
      </w:pPr>
      <w:r>
        <w:t xml:space="preserve">It is never negative: as </w:t>
      </w:r>
      <w:r>
        <w:rPr>
          <w:rStyle w:val="P-Italics"/>
        </w:rPr>
        <w:t>X</w:t>
      </w:r>
      <w:r>
        <w:t xml:space="preserve"> approaches negative infinity, </w:t>
      </w:r>
      <w:r>
        <w:rPr>
          <w:rStyle w:val="P-Italics"/>
        </w:rPr>
        <w:t>Y</w:t>
      </w:r>
      <w:r>
        <w:t xml:space="preserve"> approaches 0.</w:t>
      </w:r>
    </w:p>
    <w:p w14:paraId="1DAC6458" w14:textId="77777777" w:rsidR="006A219A" w:rsidRDefault="006A219A" w:rsidP="006A219A">
      <w:pPr>
        <w:pStyle w:val="L-Regular"/>
      </w:pPr>
      <w:r>
        <w:t xml:space="preserve">As </w:t>
      </w:r>
      <w:r>
        <w:rPr>
          <w:rStyle w:val="P-Italics"/>
        </w:rPr>
        <w:t>X</w:t>
      </w:r>
      <w:r>
        <w:t xml:space="preserve"> increases, </w:t>
      </w:r>
      <w:r>
        <w:rPr>
          <w:rStyle w:val="P-Italics"/>
        </w:rPr>
        <w:t>Y</w:t>
      </w:r>
      <w:r>
        <w:t xml:space="preserve"> increases slowly at first, but very quickly "blows up". This is what is meant when people say "exponential growth" to signify a rapid increase.</w:t>
      </w:r>
    </w:p>
    <w:p w14:paraId="799241A2" w14:textId="77777777" w:rsidR="006A219A" w:rsidRDefault="006A219A" w:rsidP="006A219A">
      <w:pPr>
        <w:pStyle w:val="L-Regular"/>
        <w:rPr>
          <w:rStyle w:val="P-Bold"/>
        </w:rPr>
      </w:pPr>
      <w:r>
        <w:rPr>
          <w:rStyle w:val="P-Bold"/>
        </w:rPr>
        <w:t xml:space="preserve">How can you think about the sigmoid in terms of the exponential? </w:t>
      </w:r>
    </w:p>
    <w:p w14:paraId="7AECD07F" w14:textId="7CF66517" w:rsidR="006A219A" w:rsidRDefault="006A219A" w:rsidP="006A219A">
      <w:pPr>
        <w:pStyle w:val="L-Regular"/>
      </w:pPr>
      <w:r>
        <w:t xml:space="preserve">First, the sigmoid involves </w:t>
      </w:r>
      <w:r>
        <w:rPr>
          <w:rStyle w:val="P-Italics"/>
        </w:rPr>
        <w:t>e</w:t>
      </w:r>
      <w:r>
        <w:rPr>
          <w:rStyle w:val="P-Italics"/>
          <w:vertAlign w:val="superscript"/>
        </w:rPr>
        <w:t>-X</w:t>
      </w:r>
      <w:r>
        <w:t xml:space="preserve">, as opposed to </w:t>
      </w:r>
      <w:proofErr w:type="spellStart"/>
      <w:r>
        <w:rPr>
          <w:rStyle w:val="P-Italics"/>
        </w:rPr>
        <w:t>e</w:t>
      </w:r>
      <w:r>
        <w:rPr>
          <w:rStyle w:val="P-Italics"/>
          <w:vertAlign w:val="superscript"/>
        </w:rPr>
        <w:t>X</w:t>
      </w:r>
      <w:r>
        <w:t>.</w:t>
      </w:r>
      <w:proofErr w:type="spellEnd"/>
      <w:r>
        <w:t xml:space="preserve"> The graph of </w:t>
      </w:r>
      <w:r>
        <w:rPr>
          <w:rStyle w:val="P-Italics"/>
        </w:rPr>
        <w:t>e</w:t>
      </w:r>
      <w:r>
        <w:rPr>
          <w:rStyle w:val="P-Italics"/>
          <w:vertAlign w:val="superscript"/>
        </w:rPr>
        <w:t>-X</w:t>
      </w:r>
      <w:r>
        <w:t xml:space="preserve"> is just the reflection of </w:t>
      </w:r>
      <w:proofErr w:type="spellStart"/>
      <w:r>
        <w:rPr>
          <w:rStyle w:val="P-Italics"/>
        </w:rPr>
        <w:t>e</w:t>
      </w:r>
      <w:r>
        <w:rPr>
          <w:rStyle w:val="P-Italics"/>
          <w:vertAlign w:val="superscript"/>
        </w:rPr>
        <w:t>X</w:t>
      </w:r>
      <w:proofErr w:type="spellEnd"/>
      <w:r>
        <w:t xml:space="preserve"> about the </w:t>
      </w:r>
      <w:r>
        <w:rPr>
          <w:rStyle w:val="P-Italics"/>
        </w:rPr>
        <w:t>y-axis</w:t>
      </w:r>
      <w:r>
        <w:t>. This can be plotted easily</w:t>
      </w:r>
      <w:del w:id="245" w:author="Stephen Klosterman" w:date="2020-11-15T08:59:00Z">
        <w:r w:rsidDel="008B098F">
          <w:delText>,</w:delText>
        </w:r>
      </w:del>
      <w:ins w:id="246" w:author="Stephen Klosterman" w:date="2020-11-15T08:59:00Z">
        <w:r w:rsidR="008B098F">
          <w:t xml:space="preserve"> and annotated</w:t>
        </w:r>
      </w:ins>
      <w:r>
        <w:t xml:space="preserve"> using curly braces for multiple-character superscript in the plot title.</w:t>
      </w:r>
    </w:p>
    <w:p w14:paraId="6A0780A9" w14:textId="77777777" w:rsidR="006A219A" w:rsidRDefault="006A219A" w:rsidP="006A219A">
      <w:pPr>
        <w:pStyle w:val="L-Numbers"/>
      </w:pPr>
      <w:r>
        <w:t xml:space="preserve">Run this code to see the plot of </w:t>
      </w:r>
      <w:r>
        <w:rPr>
          <w:rStyle w:val="P-Italics"/>
        </w:rPr>
        <w:t>e</w:t>
      </w:r>
      <w:r>
        <w:rPr>
          <w:rStyle w:val="P-Italics"/>
          <w:vertAlign w:val="superscript"/>
        </w:rPr>
        <w:t>-X</w:t>
      </w:r>
      <w:r>
        <w:t>:</w:t>
      </w:r>
    </w:p>
    <w:p w14:paraId="3CDFBC38" w14:textId="77777777" w:rsidR="006A219A" w:rsidRDefault="006A219A" w:rsidP="006A219A">
      <w:pPr>
        <w:pStyle w:val="L-Source"/>
      </w:pPr>
      <w:proofErr w:type="spellStart"/>
      <w:r>
        <w:t>Y_exp</w:t>
      </w:r>
      <w:proofErr w:type="spellEnd"/>
      <w:r>
        <w:t xml:space="preserve"> = </w:t>
      </w:r>
      <w:proofErr w:type="spellStart"/>
      <w:r>
        <w:t>np.exp</w:t>
      </w:r>
      <w:proofErr w:type="spellEnd"/>
      <w:r>
        <w:t>(-</w:t>
      </w:r>
      <w:proofErr w:type="spellStart"/>
      <w:r>
        <w:t>X_exp</w:t>
      </w:r>
      <w:proofErr w:type="spellEnd"/>
      <w:r>
        <w:t>)</w:t>
      </w:r>
    </w:p>
    <w:p w14:paraId="6E448E9A" w14:textId="77777777" w:rsidR="006A219A" w:rsidRDefault="006A219A" w:rsidP="006A219A">
      <w:pPr>
        <w:pStyle w:val="L-Source"/>
      </w:pPr>
      <w:proofErr w:type="spellStart"/>
      <w:proofErr w:type="gramStart"/>
      <w:r>
        <w:t>plt.plot</w:t>
      </w:r>
      <w:proofErr w:type="spellEnd"/>
      <w:proofErr w:type="gramEnd"/>
      <w:r>
        <w:t>(</w:t>
      </w:r>
      <w:proofErr w:type="spellStart"/>
      <w:r>
        <w:t>X_exp</w:t>
      </w:r>
      <w:proofErr w:type="spellEnd"/>
      <w:r>
        <w:t xml:space="preserve">, </w:t>
      </w:r>
      <w:proofErr w:type="spellStart"/>
      <w:r>
        <w:t>Y_exp</w:t>
      </w:r>
      <w:proofErr w:type="spellEnd"/>
      <w:r>
        <w:t>)</w:t>
      </w:r>
    </w:p>
    <w:p w14:paraId="571F971D" w14:textId="77777777" w:rsidR="006A219A" w:rsidRDefault="006A219A" w:rsidP="006A219A">
      <w:pPr>
        <w:pStyle w:val="L-Source"/>
      </w:pPr>
      <w:proofErr w:type="spellStart"/>
      <w:proofErr w:type="gramStart"/>
      <w:r>
        <w:t>plt.title</w:t>
      </w:r>
      <w:proofErr w:type="spellEnd"/>
      <w:proofErr w:type="gramEnd"/>
      <w:r>
        <w:t>('Plot of $e^{-X}$')</w:t>
      </w:r>
    </w:p>
    <w:p w14:paraId="64CF025A" w14:textId="364C09EF" w:rsidR="006A219A" w:rsidRDefault="006A219A" w:rsidP="008F0CAC">
      <w:pPr>
        <w:pStyle w:val="L-Regular"/>
      </w:pPr>
      <w:r>
        <w:t>The output should appear like this:</w:t>
      </w:r>
    </w:p>
    <w:p w14:paraId="143CAC80" w14:textId="76B25F79" w:rsidR="008F0CAC" w:rsidRDefault="008F0CAC" w:rsidP="006A219A">
      <w:pPr>
        <w:pStyle w:val="L-Regular"/>
      </w:pPr>
    </w:p>
    <w:p w14:paraId="34058EE8" w14:textId="66932700" w:rsidR="008F0CAC" w:rsidRDefault="008F0CAC" w:rsidP="006A219A">
      <w:pPr>
        <w:pStyle w:val="L-Regular"/>
      </w:pPr>
      <w:r>
        <w:rPr>
          <w:noProof/>
        </w:rPr>
        <w:lastRenderedPageBreak/>
        <w:drawing>
          <wp:inline distT="0" distB="0" distL="0" distR="0" wp14:anchorId="4602680F" wp14:editId="242CD279">
            <wp:extent cx="4541520" cy="3223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41520" cy="3223260"/>
                    </a:xfrm>
                    <a:prstGeom prst="rect">
                      <a:avLst/>
                    </a:prstGeom>
                    <a:noFill/>
                    <a:ln>
                      <a:noFill/>
                    </a:ln>
                  </pic:spPr>
                </pic:pic>
              </a:graphicData>
            </a:graphic>
          </wp:inline>
        </w:drawing>
      </w:r>
    </w:p>
    <w:p w14:paraId="749A14BA" w14:textId="77777777" w:rsidR="006A219A" w:rsidRDefault="006A219A" w:rsidP="006A219A">
      <w:pPr>
        <w:pStyle w:val="IMG-Caption"/>
      </w:pPr>
      <w:r>
        <w:t>Figure 3.27: Plot of exp(-X)</w:t>
      </w:r>
    </w:p>
    <w:p w14:paraId="561A2233" w14:textId="77777777" w:rsidR="006A219A" w:rsidRDefault="006A219A" w:rsidP="006A219A">
      <w:pPr>
        <w:pStyle w:val="L-Regular"/>
      </w:pPr>
      <w:r>
        <w:t xml:space="preserve">Now, in the sigmoid function, </w:t>
      </w:r>
      <w:r>
        <w:rPr>
          <w:rStyle w:val="P-Italics"/>
        </w:rPr>
        <w:t>e</w:t>
      </w:r>
      <w:r>
        <w:rPr>
          <w:rStyle w:val="P-Italics"/>
          <w:vertAlign w:val="superscript"/>
        </w:rPr>
        <w:t>-X</w:t>
      </w:r>
      <w:r>
        <w:t xml:space="preserve"> is in the denominator, with 1 added to it. The numerator is 1. So, what happens to the sigmoid, as </w:t>
      </w:r>
      <w:r>
        <w:rPr>
          <w:rStyle w:val="P-Italics"/>
        </w:rPr>
        <w:t>X</w:t>
      </w:r>
      <w:r>
        <w:t xml:space="preserve"> approaches negative infinity? We know that </w:t>
      </w:r>
      <w:r>
        <w:rPr>
          <w:rStyle w:val="P-Italics"/>
        </w:rPr>
        <w:t>e</w:t>
      </w:r>
      <w:r>
        <w:rPr>
          <w:rStyle w:val="P-Italics"/>
          <w:vertAlign w:val="superscript"/>
        </w:rPr>
        <w:t>-X</w:t>
      </w:r>
      <w:r>
        <w:t xml:space="preserve"> "blows up", becoming very large. Overall the denominator becomes very large and the fraction approaches 0. What about when </w:t>
      </w:r>
      <w:r>
        <w:rPr>
          <w:rStyle w:val="P-Italics"/>
        </w:rPr>
        <w:t>X</w:t>
      </w:r>
      <w:r>
        <w:t xml:space="preserve"> increases toward positive infinity? We can see that </w:t>
      </w:r>
      <w:r>
        <w:rPr>
          <w:rStyle w:val="P-Italics"/>
        </w:rPr>
        <w:t>e</w:t>
      </w:r>
      <w:r>
        <w:rPr>
          <w:rStyle w:val="P-Italics"/>
          <w:vertAlign w:val="superscript"/>
        </w:rPr>
        <w:t>-X</w:t>
      </w:r>
      <w:r>
        <w:t xml:space="preserve"> becomes very close to zero. So, in this case, the sigmoid function would be approximately </w:t>
      </w:r>
      <w:r>
        <w:rPr>
          <w:rStyle w:val="P-Italics"/>
        </w:rPr>
        <w:t>1/1 = 1</w:t>
      </w:r>
      <w:r>
        <w:t>. This should give you an intuition that the sigmoid function stays between 0 and 1. Let's now implement a sigmoid function in Python and use it to create a plot to see how reality matches this intuition.</w:t>
      </w:r>
    </w:p>
    <w:p w14:paraId="439ED778" w14:textId="77777777" w:rsidR="006A219A" w:rsidRDefault="006A219A" w:rsidP="006A219A">
      <w:pPr>
        <w:pStyle w:val="L-Numbers"/>
      </w:pPr>
      <w:r>
        <w:t>Define a sigmoid function like this:</w:t>
      </w:r>
    </w:p>
    <w:p w14:paraId="3FBCE15F" w14:textId="77777777" w:rsidR="006A219A" w:rsidRDefault="006A219A" w:rsidP="006A219A">
      <w:pPr>
        <w:pStyle w:val="L-Source"/>
      </w:pPr>
      <w:r>
        <w:t>def sigmoid(X):</w:t>
      </w:r>
    </w:p>
    <w:p w14:paraId="4C1EDDFD" w14:textId="77777777" w:rsidR="006A219A" w:rsidRDefault="006A219A" w:rsidP="006A219A">
      <w:pPr>
        <w:pStyle w:val="L-Source"/>
      </w:pPr>
      <w:r>
        <w:t xml:space="preserve">    Y = 1 / (1 + </w:t>
      </w:r>
      <w:proofErr w:type="spellStart"/>
      <w:r>
        <w:t>np.exp</w:t>
      </w:r>
      <w:proofErr w:type="spellEnd"/>
      <w:r>
        <w:t>(-X))</w:t>
      </w:r>
    </w:p>
    <w:p w14:paraId="57372300" w14:textId="77777777" w:rsidR="006A219A" w:rsidRDefault="006A219A" w:rsidP="006A219A">
      <w:pPr>
        <w:pStyle w:val="L-Source"/>
      </w:pPr>
      <w:r>
        <w:t xml:space="preserve">    return Y</w:t>
      </w:r>
    </w:p>
    <w:p w14:paraId="7946AD02" w14:textId="77777777" w:rsidR="006A219A" w:rsidRDefault="006A219A" w:rsidP="006A219A">
      <w:pPr>
        <w:pStyle w:val="L-Numbers"/>
      </w:pPr>
      <w:r>
        <w:t>Make a larger range of x-values to plot over and plot the sigmoid. Use this code:</w:t>
      </w:r>
    </w:p>
    <w:p w14:paraId="27682927" w14:textId="77777777" w:rsidR="006A219A" w:rsidRDefault="006A219A" w:rsidP="006A219A">
      <w:pPr>
        <w:pStyle w:val="L-Source"/>
      </w:pPr>
      <w:proofErr w:type="spellStart"/>
      <w:r>
        <w:t>X_sig</w:t>
      </w:r>
      <w:proofErr w:type="spellEnd"/>
      <w:r>
        <w:t xml:space="preserve"> = </w:t>
      </w:r>
      <w:proofErr w:type="spellStart"/>
      <w:proofErr w:type="gramStart"/>
      <w:r>
        <w:t>np.linspace</w:t>
      </w:r>
      <w:proofErr w:type="spellEnd"/>
      <w:proofErr w:type="gramEnd"/>
      <w:r>
        <w:t>(-7,7,141)</w:t>
      </w:r>
    </w:p>
    <w:p w14:paraId="61FF87B8" w14:textId="77777777" w:rsidR="006A219A" w:rsidRDefault="006A219A" w:rsidP="006A219A">
      <w:pPr>
        <w:pStyle w:val="L-Source"/>
      </w:pPr>
      <w:proofErr w:type="spellStart"/>
      <w:r>
        <w:t>Y_sig</w:t>
      </w:r>
      <w:proofErr w:type="spellEnd"/>
      <w:r>
        <w:t xml:space="preserve"> = sigmoid(</w:t>
      </w:r>
      <w:proofErr w:type="spellStart"/>
      <w:r>
        <w:t>X_sig</w:t>
      </w:r>
      <w:proofErr w:type="spellEnd"/>
      <w:r>
        <w:t>)</w:t>
      </w:r>
    </w:p>
    <w:p w14:paraId="230693C8" w14:textId="77777777" w:rsidR="006A219A" w:rsidRDefault="006A219A" w:rsidP="006A219A">
      <w:pPr>
        <w:pStyle w:val="L-Source"/>
      </w:pPr>
      <w:proofErr w:type="spellStart"/>
      <w:proofErr w:type="gramStart"/>
      <w:r>
        <w:t>plt.plot</w:t>
      </w:r>
      <w:proofErr w:type="spellEnd"/>
      <w:proofErr w:type="gramEnd"/>
      <w:r>
        <w:t>(</w:t>
      </w:r>
      <w:proofErr w:type="spellStart"/>
      <w:r>
        <w:t>X_sig,Y_sig</w:t>
      </w:r>
      <w:proofErr w:type="spellEnd"/>
      <w:r>
        <w:t>)</w:t>
      </w:r>
    </w:p>
    <w:p w14:paraId="4E6035C0" w14:textId="77777777" w:rsidR="006A219A" w:rsidRDefault="006A219A" w:rsidP="006A219A">
      <w:pPr>
        <w:pStyle w:val="L-Source"/>
      </w:pPr>
      <w:proofErr w:type="spellStart"/>
      <w:proofErr w:type="gramStart"/>
      <w:r>
        <w:t>plt.yticks</w:t>
      </w:r>
      <w:proofErr w:type="spellEnd"/>
      <w:proofErr w:type="gramEnd"/>
      <w:r>
        <w:t>(</w:t>
      </w:r>
      <w:proofErr w:type="spellStart"/>
      <w:r>
        <w:t>np.linspace</w:t>
      </w:r>
      <w:proofErr w:type="spellEnd"/>
      <w:r>
        <w:t>(0,1,11))</w:t>
      </w:r>
    </w:p>
    <w:p w14:paraId="5BFAD546" w14:textId="77777777" w:rsidR="006A219A" w:rsidRDefault="006A219A" w:rsidP="006A219A">
      <w:pPr>
        <w:pStyle w:val="L-Source"/>
      </w:pPr>
      <w:proofErr w:type="spellStart"/>
      <w:proofErr w:type="gramStart"/>
      <w:r>
        <w:t>plt.grid</w:t>
      </w:r>
      <w:proofErr w:type="spellEnd"/>
      <w:proofErr w:type="gramEnd"/>
      <w:r>
        <w:t>()</w:t>
      </w:r>
    </w:p>
    <w:p w14:paraId="40D4C60E" w14:textId="77777777" w:rsidR="006A219A" w:rsidRDefault="006A219A" w:rsidP="006A219A">
      <w:pPr>
        <w:pStyle w:val="L-Source"/>
      </w:pPr>
      <w:proofErr w:type="spellStart"/>
      <w:proofErr w:type="gramStart"/>
      <w:r>
        <w:t>plt.title</w:t>
      </w:r>
      <w:proofErr w:type="spellEnd"/>
      <w:proofErr w:type="gramEnd"/>
      <w:r>
        <w:t>('The sigmoid function')</w:t>
      </w:r>
    </w:p>
    <w:p w14:paraId="3DBEE8F1" w14:textId="77777777" w:rsidR="006A219A" w:rsidRDefault="006A219A" w:rsidP="006A219A">
      <w:pPr>
        <w:pStyle w:val="L-Regular"/>
      </w:pPr>
      <w:r>
        <w:t>The plot should look like this:</w:t>
      </w:r>
    </w:p>
    <w:p w14:paraId="5FFB47EE" w14:textId="063AAA0D" w:rsidR="006A219A" w:rsidRDefault="006A219A" w:rsidP="006A219A">
      <w:pPr>
        <w:pStyle w:val="L-Regular"/>
      </w:pPr>
      <w:r>
        <w:rPr>
          <w:noProof/>
        </w:rPr>
        <w:lastRenderedPageBreak/>
        <w:drawing>
          <wp:inline distT="0" distB="0" distL="0" distR="0" wp14:anchorId="491E47CE" wp14:editId="139640A5">
            <wp:extent cx="3535680" cy="24536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35680" cy="2453640"/>
                    </a:xfrm>
                    <a:prstGeom prst="rect">
                      <a:avLst/>
                    </a:prstGeom>
                    <a:noFill/>
                    <a:ln>
                      <a:noFill/>
                    </a:ln>
                  </pic:spPr>
                </pic:pic>
              </a:graphicData>
            </a:graphic>
          </wp:inline>
        </w:drawing>
      </w:r>
    </w:p>
    <w:p w14:paraId="46036242" w14:textId="77777777" w:rsidR="006A219A" w:rsidRDefault="006A219A" w:rsidP="006A219A">
      <w:pPr>
        <w:pStyle w:val="IMG-Caption"/>
      </w:pPr>
      <w:r>
        <w:t>Figure 3.28: A sigmoid function plot</w:t>
      </w:r>
    </w:p>
    <w:p w14:paraId="0ADD4DEE" w14:textId="77777777" w:rsidR="006A219A" w:rsidRDefault="006A219A" w:rsidP="006A219A">
      <w:pPr>
        <w:pStyle w:val="P-Regular"/>
      </w:pPr>
      <w:r>
        <w:t xml:space="preserve">This image matches what we expected. Further, we can see that </w:t>
      </w:r>
      <w:proofErr w:type="gramStart"/>
      <w:r>
        <w:rPr>
          <w:rStyle w:val="P-Code"/>
        </w:rPr>
        <w:t>sigmoid(</w:t>
      </w:r>
      <w:proofErr w:type="gramEnd"/>
      <w:r>
        <w:rPr>
          <w:rStyle w:val="P-Code"/>
        </w:rPr>
        <w:t>0)</w:t>
      </w:r>
      <w:r>
        <w:t xml:space="preserve"> = 0.5. What is special about the sigmoid function? The output of this function is strictly bounded between 0 and 1. This is a good property for a function that should predict probabilities, which are also required to be between 0 and 1. Technically probabilities can be exactly equal to 0 and 1, while the sigmoid never is. But the sigmoid can be close enough that this is not a practical limitation.</w:t>
      </w:r>
    </w:p>
    <w:p w14:paraId="67034FAB" w14:textId="77777777" w:rsidR="006A219A" w:rsidRDefault="006A219A" w:rsidP="006A219A">
      <w:pPr>
        <w:pStyle w:val="P-Regular"/>
      </w:pPr>
      <w:r>
        <w:t xml:space="preserve">Recall that we have described logistic regression as producing </w:t>
      </w:r>
      <w:r>
        <w:rPr>
          <w:rStyle w:val="P-Bold"/>
        </w:rPr>
        <w:t>predicted probabilities</w:t>
      </w:r>
      <w:r>
        <w:t xml:space="preserve"> of class membership, as opposed to directly predicting class membership. This enables a more flexible implementation of logistic regression, allowing selection of the threshold probability. The sigmoid function is the source of these predicted probabilities. Shortly, we will see how the different features are used in the calculation of the predicted probabilities.</w:t>
      </w:r>
    </w:p>
    <w:p w14:paraId="05143368" w14:textId="77777777" w:rsidR="006A219A" w:rsidRDefault="006A219A" w:rsidP="006A219A">
      <w:pPr>
        <w:pStyle w:val="H2-General"/>
      </w:pPr>
      <w:r>
        <w:t>Scope of Functions</w:t>
      </w:r>
    </w:p>
    <w:p w14:paraId="1D0F0A9F" w14:textId="3E666AA2" w:rsidR="006A219A" w:rsidRDefault="006A219A" w:rsidP="006A219A">
      <w:pPr>
        <w:pStyle w:val="P-Regular"/>
      </w:pPr>
      <w:r>
        <w:t xml:space="preserve">As you begin to use functions, you should develop an awareness of the concept of </w:t>
      </w:r>
      <w:r>
        <w:rPr>
          <w:rStyle w:val="P-Bold"/>
        </w:rPr>
        <w:t>scope</w:t>
      </w:r>
      <w:r>
        <w:t xml:space="preserve">. Notice that when we wrote the </w:t>
      </w:r>
      <w:r>
        <w:rPr>
          <w:rStyle w:val="P-Code"/>
        </w:rPr>
        <w:t>sigmoid</w:t>
      </w:r>
      <w:r>
        <w:t xml:space="preserve"> function, we created a variable, </w:t>
      </w:r>
      <w:r>
        <w:rPr>
          <w:rStyle w:val="P-Code"/>
        </w:rPr>
        <w:t>Y</w:t>
      </w:r>
      <w:r>
        <w:t xml:space="preserve">, inside the function. Variables created inside functions are different from those created outside functions. They are effectively created and destroyed within the function itself, when it is called. These variables are said to be </w:t>
      </w:r>
      <w:r>
        <w:rPr>
          <w:rStyle w:val="P-Bold"/>
        </w:rPr>
        <w:t>local</w:t>
      </w:r>
      <w:r>
        <w:t xml:space="preserve"> in scope: local to the function. If you have been running all the code as written in this chapter in a single notebook in sequence, notice that you are not able to access the </w:t>
      </w:r>
      <w:r>
        <w:rPr>
          <w:rStyle w:val="P-Code"/>
        </w:rPr>
        <w:t>Y</w:t>
      </w:r>
      <w:r>
        <w:t xml:space="preserve"> variable after using the </w:t>
      </w:r>
      <w:r>
        <w:rPr>
          <w:rStyle w:val="P-Code"/>
        </w:rPr>
        <w:t>sigmoid</w:t>
      </w:r>
      <w:r>
        <w:t xml:space="preserve"> function:</w:t>
      </w:r>
    </w:p>
    <w:p w14:paraId="31343540" w14:textId="20ADB698" w:rsidR="008F0CAC" w:rsidDel="008B098F" w:rsidRDefault="008F0CAC" w:rsidP="006A219A">
      <w:pPr>
        <w:pStyle w:val="P-Regular"/>
        <w:rPr>
          <w:del w:id="247" w:author="Stephen Klosterman" w:date="2020-11-15T09:01:00Z"/>
        </w:rPr>
      </w:pPr>
    </w:p>
    <w:p w14:paraId="7B6FF850" w14:textId="12A6B656" w:rsidR="008F0CAC" w:rsidDel="008B098F" w:rsidRDefault="008F0CAC" w:rsidP="006A219A">
      <w:pPr>
        <w:pStyle w:val="P-Regular"/>
        <w:rPr>
          <w:del w:id="248" w:author="Stephen Klosterman" w:date="2020-11-15T09:01:00Z"/>
        </w:rPr>
      </w:pPr>
    </w:p>
    <w:p w14:paraId="46643BE5" w14:textId="05CA5689" w:rsidR="008F0CAC" w:rsidRDefault="008F0CAC" w:rsidP="006A219A">
      <w:pPr>
        <w:pStyle w:val="P-Regular"/>
      </w:pPr>
      <w:r>
        <w:rPr>
          <w:noProof/>
        </w:rPr>
        <w:drawing>
          <wp:inline distT="0" distB="0" distL="0" distR="0" wp14:anchorId="51F6AF2D" wp14:editId="6677321C">
            <wp:extent cx="6073140" cy="13335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73140" cy="1333500"/>
                    </a:xfrm>
                    <a:prstGeom prst="rect">
                      <a:avLst/>
                    </a:prstGeom>
                    <a:noFill/>
                    <a:ln>
                      <a:noFill/>
                    </a:ln>
                  </pic:spPr>
                </pic:pic>
              </a:graphicData>
            </a:graphic>
          </wp:inline>
        </w:drawing>
      </w:r>
    </w:p>
    <w:p w14:paraId="65173DEA" w14:textId="77777777" w:rsidR="006A219A" w:rsidRDefault="006A219A" w:rsidP="006A219A">
      <w:pPr>
        <w:pStyle w:val="IMG-Caption"/>
      </w:pPr>
      <w:r>
        <w:t>Figure 3.29: The Y variable not in the scope of the notebook</w:t>
      </w:r>
    </w:p>
    <w:p w14:paraId="2D2B99A9" w14:textId="0221698C" w:rsidR="008F0CAC" w:rsidRDefault="006A219A" w:rsidP="006A219A">
      <w:pPr>
        <w:pStyle w:val="P-Regular"/>
      </w:pPr>
      <w:r>
        <w:t xml:space="preserve">The </w:t>
      </w:r>
      <w:r>
        <w:rPr>
          <w:rStyle w:val="P-Code"/>
        </w:rPr>
        <w:t>Y</w:t>
      </w:r>
      <w:r>
        <w:t xml:space="preserve"> variable is not in the </w:t>
      </w:r>
      <w:r>
        <w:rPr>
          <w:rStyle w:val="P-Bold"/>
        </w:rPr>
        <w:t>global</w:t>
      </w:r>
      <w:r>
        <w:t xml:space="preserve"> scope of the notebook. However, global variables created outside of functions are available within the local scope of functions, even if they are not input as </w:t>
      </w:r>
      <w:r>
        <w:lastRenderedPageBreak/>
        <w:t>parameters to the function. Here we demonstrate creating a variable outside of a function, which is global in scope, and then accessing it within a function. The function actually doesn't take any parameters at all, but as you can see it can work with the value of the global variable to create an output:</w:t>
      </w:r>
    </w:p>
    <w:p w14:paraId="6FA756EB" w14:textId="4342A548" w:rsidR="008F0CAC" w:rsidDel="008B098F" w:rsidRDefault="008F0CAC" w:rsidP="006A219A">
      <w:pPr>
        <w:pStyle w:val="P-Regular"/>
        <w:rPr>
          <w:del w:id="249" w:author="Stephen Klosterman" w:date="2020-11-15T09:04:00Z"/>
        </w:rPr>
      </w:pPr>
    </w:p>
    <w:p w14:paraId="7DE3117F" w14:textId="2A83174B" w:rsidR="008F0CAC" w:rsidRDefault="008F0CAC" w:rsidP="006A219A">
      <w:pPr>
        <w:pStyle w:val="P-Regular"/>
      </w:pPr>
      <w:r>
        <w:rPr>
          <w:noProof/>
        </w:rPr>
        <w:drawing>
          <wp:inline distT="0" distB="0" distL="0" distR="0" wp14:anchorId="3E5123D5" wp14:editId="4E583F59">
            <wp:extent cx="4145280" cy="20269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5280" cy="2026920"/>
                    </a:xfrm>
                    <a:prstGeom prst="rect">
                      <a:avLst/>
                    </a:prstGeom>
                    <a:noFill/>
                    <a:ln>
                      <a:noFill/>
                    </a:ln>
                  </pic:spPr>
                </pic:pic>
              </a:graphicData>
            </a:graphic>
          </wp:inline>
        </w:drawing>
      </w:r>
    </w:p>
    <w:p w14:paraId="27E32098" w14:textId="77777777" w:rsidR="006A219A" w:rsidRDefault="006A219A" w:rsidP="006A219A">
      <w:pPr>
        <w:pStyle w:val="P-Regular"/>
      </w:pPr>
    </w:p>
    <w:p w14:paraId="4F6629C1" w14:textId="77777777" w:rsidR="006A219A" w:rsidRDefault="006A219A" w:rsidP="006A219A">
      <w:pPr>
        <w:pStyle w:val="IMG-Caption"/>
      </w:pPr>
      <w:r>
        <w:t>Figure 3.30: Global variable available within local scope of function</w:t>
      </w:r>
    </w:p>
    <w:p w14:paraId="08CC10A9" w14:textId="77777777" w:rsidR="006A219A" w:rsidRDefault="006A219A" w:rsidP="006A219A">
      <w:pPr>
        <w:pStyle w:val="P-Callout"/>
        <w:rPr>
          <w:rStyle w:val="P-Bold"/>
        </w:rPr>
      </w:pPr>
      <w:r>
        <w:rPr>
          <w:rStyle w:val="P-Bold"/>
        </w:rPr>
        <w:t>More details on scope</w:t>
      </w:r>
    </w:p>
    <w:p w14:paraId="17A7C9D6" w14:textId="77777777" w:rsidR="006A219A" w:rsidRDefault="006A219A" w:rsidP="006A219A">
      <w:pPr>
        <w:pStyle w:val="P-Callout"/>
        <w:rPr>
          <w:sz w:val="20"/>
          <w:szCs w:val="20"/>
        </w:rPr>
      </w:pPr>
      <w:r>
        <w:t xml:space="preserve">The scope of variables can potentially be confusing but is good to know when you start making more advanced use of functions. While this knowledge isn't required for the book, you may wish to get a more in-depth perspective on variable scope in Python here: </w:t>
      </w:r>
      <w:hyperlink r:id="rId44" w:history="1">
        <w:r>
          <w:rPr>
            <w:rStyle w:val="Hyperlink"/>
            <w:color w:val="000000"/>
          </w:rPr>
          <w:t>https://nbviewer.jupyter.org/github/rasbt/python_reference</w:t>
        </w:r>
        <w:r>
          <w:rPr>
            <w:rStyle w:val="Hyperlink"/>
            <w:color w:val="000000"/>
          </w:rPr>
          <w:t>/</w:t>
        </w:r>
        <w:r>
          <w:rPr>
            <w:rStyle w:val="Hyperlink"/>
            <w:color w:val="000000"/>
          </w:rPr>
          <w:t>blob/master/tutorials/scope_resolution_legb_rule.ipynb</w:t>
        </w:r>
      </w:hyperlink>
      <w:r>
        <w:t>.</w:t>
      </w:r>
    </w:p>
    <w:p w14:paraId="1AF6D130" w14:textId="77777777" w:rsidR="006A219A" w:rsidRDefault="006A219A" w:rsidP="006A219A">
      <w:pPr>
        <w:pStyle w:val="P-Callout"/>
        <w:rPr>
          <w:rStyle w:val="P-Bold"/>
        </w:rPr>
      </w:pPr>
      <w:r>
        <w:rPr>
          <w:rStyle w:val="P-Bold"/>
        </w:rPr>
        <w:t>Sigmoid curves in scientific applications</w:t>
      </w:r>
    </w:p>
    <w:p w14:paraId="09C3EBFE" w14:textId="6ECBA09B" w:rsidR="006A219A" w:rsidRDefault="006A219A" w:rsidP="006A219A">
      <w:pPr>
        <w:pStyle w:val="P-Callout"/>
        <w:rPr>
          <w:sz w:val="20"/>
          <w:szCs w:val="20"/>
        </w:rPr>
      </w:pPr>
      <w:r>
        <w:t xml:space="preserve">Besides being fundamental to logistic regression, sigmoid curves are used in a variety of applications. In biology, they can be used to describe the growth of an organism, that starts slowly, then has a rapid phase, followed by a smooth tapering off as the final size is reached. </w:t>
      </w:r>
      <w:proofErr w:type="spellStart"/>
      <w:r>
        <w:t>Sigmoid</w:t>
      </w:r>
      <w:ins w:id="250" w:author="Stephen Klosterman" w:date="2020-11-15T09:05:00Z">
        <w:r w:rsidR="008B098F">
          <w:t>s</w:t>
        </w:r>
      </w:ins>
      <w:proofErr w:type="spellEnd"/>
      <w:r>
        <w:t xml:space="preserve"> can also be used to describe population growth, which has a similar trajectory, increasing rapidly but then slowing as the carrying capacity of the environment is reached.</w:t>
      </w:r>
    </w:p>
    <w:p w14:paraId="3C4122AD" w14:textId="77777777" w:rsidR="006A219A" w:rsidRDefault="006A219A" w:rsidP="006A219A">
      <w:pPr>
        <w:pStyle w:val="H2-General"/>
      </w:pPr>
      <w:r>
        <w:t>Why is Logistic Regression Considered a Linear Model?</w:t>
      </w:r>
    </w:p>
    <w:p w14:paraId="29DC118E" w14:textId="6F4E35BB" w:rsidR="006A219A" w:rsidRDefault="006A219A" w:rsidP="006A219A">
      <w:pPr>
        <w:pStyle w:val="P-Regular"/>
      </w:pPr>
      <w:r>
        <w:t xml:space="preserve">We mentioned previously that logistic regression is considered a </w:t>
      </w:r>
      <w:r>
        <w:rPr>
          <w:rStyle w:val="P-Bold"/>
        </w:rPr>
        <w:t>linear model</w:t>
      </w:r>
      <w:r>
        <w:t xml:space="preserve">, while we were exploring whether the relationship between features and response resembled a linear relationship. Recall that we plotted a </w:t>
      </w:r>
      <w:proofErr w:type="spellStart"/>
      <w:r>
        <w:rPr>
          <w:rStyle w:val="P-Code"/>
        </w:rPr>
        <w:t>groupby</w:t>
      </w:r>
      <w:proofErr w:type="spellEnd"/>
      <w:r>
        <w:t>/</w:t>
      </w:r>
      <w:r>
        <w:rPr>
          <w:rStyle w:val="P-Code"/>
        </w:rPr>
        <w:t>mean</w:t>
      </w:r>
      <w:r>
        <w:t xml:space="preserve"> </w:t>
      </w:r>
      <w:del w:id="251" w:author="Stephen Klosterman" w:date="2020-11-15T09:06:00Z">
        <w:r w:rsidDel="007C32D1">
          <w:delText>analysis for</w:delText>
        </w:r>
      </w:del>
      <w:ins w:id="252" w:author="Stephen Klosterman" w:date="2020-11-15T09:06:00Z">
        <w:r w:rsidR="007C32D1">
          <w:t>of</w:t>
        </w:r>
      </w:ins>
      <w:r>
        <w:t xml:space="preserve"> the </w:t>
      </w:r>
      <w:r>
        <w:rPr>
          <w:rStyle w:val="P-Code"/>
        </w:rPr>
        <w:t>EDUCATION</w:t>
      </w:r>
      <w:r>
        <w:t xml:space="preserve"> feature in </w:t>
      </w:r>
      <w:r>
        <w:rPr>
          <w:rStyle w:val="P-Italics"/>
        </w:rPr>
        <w:t>Chapter 1</w:t>
      </w:r>
      <w:r>
        <w:t xml:space="preserve">, </w:t>
      </w:r>
      <w:r>
        <w:rPr>
          <w:rStyle w:val="P-Italics"/>
        </w:rPr>
        <w:t>Data Exploration and Cleaning</w:t>
      </w:r>
      <w:r>
        <w:t xml:space="preserve"> as well as for the </w:t>
      </w:r>
      <w:r>
        <w:rPr>
          <w:rStyle w:val="P-Code"/>
        </w:rPr>
        <w:t>PAY_1</w:t>
      </w:r>
      <w:r>
        <w:t xml:space="preserve"> feature in this chapter, to see whether the default rates across values of these features exhibited a linear trend. While this is a good way to get a quick approximation of how "linear or not" these features may be, here we formalize the notion of why logistic regression is a linear model.</w:t>
      </w:r>
    </w:p>
    <w:p w14:paraId="7A9A2BBB" w14:textId="77777777" w:rsidR="006A219A" w:rsidRDefault="006A219A" w:rsidP="006A219A">
      <w:pPr>
        <w:pStyle w:val="P-Regular"/>
      </w:pPr>
      <w:r>
        <w:t xml:space="preserve">A model is considered linear if the transformation of features that is used to calculate the prediction is a </w:t>
      </w:r>
      <w:r>
        <w:rPr>
          <w:rStyle w:val="P-Bold"/>
        </w:rPr>
        <w:t>linear combination</w:t>
      </w:r>
      <w:r>
        <w:t xml:space="preserve"> of the features. The possibilities for a linear combination are that each feature can be multiplied by a numerical constant, these terms can be added together, </w:t>
      </w:r>
      <w:r>
        <w:lastRenderedPageBreak/>
        <w:t xml:space="preserve">and an additional constant can be added. For example, in a simple model with two features, </w:t>
      </w:r>
      <w:r>
        <w:rPr>
          <w:rStyle w:val="P-Italics"/>
        </w:rPr>
        <w:t>X1</w:t>
      </w:r>
      <w:r>
        <w:t xml:space="preserve"> and </w:t>
      </w:r>
      <w:r>
        <w:rPr>
          <w:rStyle w:val="P-Italics"/>
        </w:rPr>
        <w:t>X2</w:t>
      </w:r>
      <w:r>
        <w:t>, a linear combination would take the form:</w:t>
      </w:r>
    </w:p>
    <w:p w14:paraId="078C9927" w14:textId="74EA8315" w:rsidR="006A219A" w:rsidDel="007C32D1" w:rsidRDefault="006A219A" w:rsidP="006A219A">
      <w:pPr>
        <w:pStyle w:val="P-Regular"/>
        <w:rPr>
          <w:del w:id="253" w:author="Stephen Klosterman" w:date="2020-11-15T09:07:00Z"/>
        </w:rPr>
      </w:pPr>
    </w:p>
    <w:p w14:paraId="007DA90A" w14:textId="63B3C346" w:rsidR="008F0CAC" w:rsidDel="007C32D1" w:rsidRDefault="008F0CAC" w:rsidP="006A219A">
      <w:pPr>
        <w:pStyle w:val="P-Regular"/>
        <w:rPr>
          <w:del w:id="254" w:author="Stephen Klosterman" w:date="2020-11-15T09:07:00Z"/>
        </w:rPr>
      </w:pPr>
    </w:p>
    <w:p w14:paraId="4A3FFB96" w14:textId="02573E02" w:rsidR="008F0CAC" w:rsidDel="007C32D1" w:rsidRDefault="008F0CAC" w:rsidP="006A219A">
      <w:pPr>
        <w:pStyle w:val="P-Regular"/>
        <w:rPr>
          <w:del w:id="255" w:author="Stephen Klosterman" w:date="2020-11-15T09:07:00Z"/>
        </w:rPr>
      </w:pPr>
    </w:p>
    <w:p w14:paraId="035F60A4" w14:textId="32E03CFB" w:rsidR="008F0CAC" w:rsidRDefault="008F0CAC" w:rsidP="006A219A">
      <w:pPr>
        <w:pStyle w:val="P-Regular"/>
      </w:pPr>
      <w:r>
        <w:rPr>
          <w:noProof/>
        </w:rPr>
        <w:drawing>
          <wp:inline distT="0" distB="0" distL="0" distR="0" wp14:anchorId="3828A4E2" wp14:editId="565C6D76">
            <wp:extent cx="4221480" cy="2895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21480" cy="289560"/>
                    </a:xfrm>
                    <a:prstGeom prst="rect">
                      <a:avLst/>
                    </a:prstGeom>
                    <a:noFill/>
                    <a:ln>
                      <a:noFill/>
                    </a:ln>
                  </pic:spPr>
                </pic:pic>
              </a:graphicData>
            </a:graphic>
          </wp:inline>
        </w:drawing>
      </w:r>
    </w:p>
    <w:p w14:paraId="37DC1628" w14:textId="77777777" w:rsidR="006A219A" w:rsidRDefault="006A219A" w:rsidP="006A219A">
      <w:pPr>
        <w:pStyle w:val="IMG-Caption"/>
      </w:pPr>
      <w:r>
        <w:t>Figure 3.31: Linear combination of X1 and X2</w:t>
      </w:r>
    </w:p>
    <w:p w14:paraId="114ABDB9" w14:textId="77777777" w:rsidR="006A219A" w:rsidRDefault="006A219A" w:rsidP="006A219A">
      <w:pPr>
        <w:pStyle w:val="P-Regular"/>
      </w:pPr>
      <w:r>
        <w:t xml:space="preserve">The constants </w:t>
      </w:r>
      <w:r>
        <w:rPr>
          <w:rStyle w:val="P-Italics"/>
          <w:rFonts w:ascii="Cambria Math" w:hAnsi="Cambria Math" w:cs="Cambria Math"/>
          <w:i w:val="0"/>
          <w:iCs/>
        </w:rPr>
        <w:t>𝜃</w:t>
      </w:r>
      <w:proofErr w:type="spellStart"/>
      <w:r>
        <w:rPr>
          <w:rStyle w:val="P-Italics"/>
          <w:vertAlign w:val="subscript"/>
        </w:rPr>
        <w:t>i</w:t>
      </w:r>
      <w:proofErr w:type="spellEnd"/>
      <w:r>
        <w:t xml:space="preserve">, can be any number, positive, negative, or zero, for </w:t>
      </w:r>
      <w:proofErr w:type="spellStart"/>
      <w:r>
        <w:rPr>
          <w:rStyle w:val="P-Italics"/>
        </w:rPr>
        <w:t>i</w:t>
      </w:r>
      <w:proofErr w:type="spellEnd"/>
      <w:r>
        <w:rPr>
          <w:rStyle w:val="P-Italics"/>
        </w:rPr>
        <w:t xml:space="preserve"> = 0, 1, and 2</w:t>
      </w:r>
      <w:r>
        <w:t xml:space="preserve"> (although if a coefficient is 0, this removes a feature from the linear combination). A familiar example of a linear transformation of one variable is a straight line with the equation </w:t>
      </w:r>
      <w:r>
        <w:rPr>
          <w:rStyle w:val="P-Italics"/>
        </w:rPr>
        <w:t>y = mx + b</w:t>
      </w:r>
      <w:r>
        <w:t xml:space="preserve">. In this case, </w:t>
      </w:r>
      <w:r>
        <w:rPr>
          <w:rStyle w:val="P-Italics"/>
          <w:rFonts w:ascii="Cambria Math" w:hAnsi="Cambria Math" w:cs="Cambria Math"/>
          <w:i w:val="0"/>
          <w:iCs/>
        </w:rPr>
        <w:t>𝜃</w:t>
      </w:r>
      <w:r>
        <w:rPr>
          <w:rStyle w:val="P-Italics"/>
          <w:vertAlign w:val="subscript"/>
        </w:rPr>
        <w:t>o</w:t>
      </w:r>
      <w:r>
        <w:rPr>
          <w:rStyle w:val="P-Italics"/>
        </w:rPr>
        <w:t xml:space="preserve"> = b</w:t>
      </w:r>
      <w:r>
        <w:t xml:space="preserve"> and </w:t>
      </w:r>
      <w:r>
        <w:rPr>
          <w:rStyle w:val="P-Italics"/>
          <w:rFonts w:ascii="Cambria Math" w:hAnsi="Cambria Math" w:cs="Cambria Math"/>
          <w:i w:val="0"/>
          <w:iCs/>
        </w:rPr>
        <w:t>𝜃</w:t>
      </w:r>
      <w:r>
        <w:rPr>
          <w:rStyle w:val="P-Italics"/>
          <w:vertAlign w:val="subscript"/>
        </w:rPr>
        <w:t>1</w:t>
      </w:r>
      <w:r>
        <w:rPr>
          <w:rStyle w:val="P-Italics"/>
        </w:rPr>
        <w:t xml:space="preserve"> = m</w:t>
      </w:r>
      <w:r>
        <w:t xml:space="preserve">. </w:t>
      </w:r>
      <w:r>
        <w:rPr>
          <w:rStyle w:val="P-Italics"/>
          <w:rFonts w:ascii="Cambria Math" w:hAnsi="Cambria Math" w:cs="Cambria Math"/>
          <w:i w:val="0"/>
          <w:iCs/>
        </w:rPr>
        <w:t>𝜃</w:t>
      </w:r>
      <w:r>
        <w:rPr>
          <w:rStyle w:val="P-Italics"/>
          <w:vertAlign w:val="subscript"/>
        </w:rPr>
        <w:t>o</w:t>
      </w:r>
      <w:r>
        <w:t xml:space="preserve"> is called the </w:t>
      </w:r>
      <w:r>
        <w:rPr>
          <w:rStyle w:val="P-Bold"/>
        </w:rPr>
        <w:t>intercept</w:t>
      </w:r>
      <w:r>
        <w:t xml:space="preserve"> of a linear combination, which should make sense when thinking about the equation of a straight line in slope-intercept form like this.</w:t>
      </w:r>
    </w:p>
    <w:p w14:paraId="7B5D16BA" w14:textId="67F28394" w:rsidR="006A219A" w:rsidRDefault="006A219A" w:rsidP="006A219A">
      <w:pPr>
        <w:pStyle w:val="P-Regular"/>
      </w:pPr>
      <w:r>
        <w:t>What kinds of things are "not allowed" in linear transformations? Any other mathematical expression</w:t>
      </w:r>
      <w:ins w:id="256" w:author="Stephen Klosterman" w:date="2020-11-15T09:08:00Z">
        <w:r w:rsidR="007C32D1">
          <w:t>s</w:t>
        </w:r>
      </w:ins>
      <w:r>
        <w:t xml:space="preserve"> besides what was just described, such as the following:</w:t>
      </w:r>
    </w:p>
    <w:p w14:paraId="3D3DEA70" w14:textId="77777777" w:rsidR="006A219A" w:rsidRDefault="006A219A" w:rsidP="006A219A">
      <w:pPr>
        <w:pStyle w:val="L-Bullets"/>
      </w:pPr>
      <w:r>
        <w:t xml:space="preserve">Multiplying a feature by itself; for example, </w:t>
      </w:r>
      <w:r>
        <w:rPr>
          <w:rStyle w:val="P-Italics"/>
        </w:rPr>
        <w:t>X</w:t>
      </w:r>
      <w:r>
        <w:rPr>
          <w:rStyle w:val="P-Italics"/>
          <w:vertAlign w:val="subscript"/>
        </w:rPr>
        <w:t>1</w:t>
      </w:r>
      <w:r>
        <w:rPr>
          <w:rStyle w:val="P-Italics"/>
          <w:vertAlign w:val="superscript"/>
        </w:rPr>
        <w:t>2</w:t>
      </w:r>
      <w:r>
        <w:t xml:space="preserve"> or </w:t>
      </w:r>
      <w:r>
        <w:rPr>
          <w:rStyle w:val="P-Italics"/>
        </w:rPr>
        <w:t>X</w:t>
      </w:r>
      <w:r>
        <w:rPr>
          <w:rStyle w:val="P-Italics"/>
          <w:vertAlign w:val="subscript"/>
        </w:rPr>
        <w:t>1</w:t>
      </w:r>
      <w:r>
        <w:rPr>
          <w:rStyle w:val="P-Italics"/>
          <w:vertAlign w:val="superscript"/>
        </w:rPr>
        <w:t>3</w:t>
      </w:r>
      <w:r>
        <w:t>. These are called polynomial terms.</w:t>
      </w:r>
    </w:p>
    <w:p w14:paraId="0B5790C0" w14:textId="77777777" w:rsidR="006A219A" w:rsidRDefault="006A219A" w:rsidP="006A219A">
      <w:pPr>
        <w:pStyle w:val="L-Bullets"/>
      </w:pPr>
      <w:r>
        <w:t xml:space="preserve">Multiplying features together; for example, </w:t>
      </w:r>
      <w:r>
        <w:rPr>
          <w:rStyle w:val="P-Italics"/>
        </w:rPr>
        <w:t>X</w:t>
      </w:r>
      <w:r>
        <w:rPr>
          <w:rStyle w:val="P-Italics"/>
          <w:vertAlign w:val="subscript"/>
        </w:rPr>
        <w:t>1</w:t>
      </w:r>
      <w:r>
        <w:rPr>
          <w:rStyle w:val="P-Italics"/>
        </w:rPr>
        <w:t>X</w:t>
      </w:r>
      <w:r>
        <w:rPr>
          <w:rStyle w:val="P-Italics"/>
          <w:vertAlign w:val="subscript"/>
        </w:rPr>
        <w:t>2</w:t>
      </w:r>
      <w:r>
        <w:t>. These are called interactions.</w:t>
      </w:r>
    </w:p>
    <w:p w14:paraId="3958C2DC" w14:textId="77777777" w:rsidR="006A219A" w:rsidRDefault="006A219A" w:rsidP="006A219A">
      <w:pPr>
        <w:pStyle w:val="L-Bullets"/>
      </w:pPr>
      <w:r>
        <w:t>Applying non-linear transformations to features; for example, log and square root.</w:t>
      </w:r>
    </w:p>
    <w:p w14:paraId="1D3832BD" w14:textId="77777777" w:rsidR="006A219A" w:rsidRDefault="006A219A" w:rsidP="006A219A">
      <w:pPr>
        <w:pStyle w:val="L-Bullets"/>
      </w:pPr>
      <w:r>
        <w:t>Other complex mathematical functions.</w:t>
      </w:r>
    </w:p>
    <w:p w14:paraId="0FFF34B6" w14:textId="77777777" w:rsidR="006A219A" w:rsidRDefault="006A219A" w:rsidP="006A219A">
      <w:pPr>
        <w:pStyle w:val="L-Bullets"/>
      </w:pPr>
      <w:r>
        <w:t xml:space="preserve">"If then" type of statements. For example, "if </w:t>
      </w:r>
      <w:r>
        <w:rPr>
          <w:rStyle w:val="P-Italics"/>
        </w:rPr>
        <w:t>X</w:t>
      </w:r>
      <w:r>
        <w:rPr>
          <w:rStyle w:val="P-Italics"/>
          <w:vertAlign w:val="subscript"/>
        </w:rPr>
        <w:t>1</w:t>
      </w:r>
      <w:r>
        <w:rPr>
          <w:rStyle w:val="P-Italics"/>
        </w:rPr>
        <w:t xml:space="preserve"> &gt; a</w:t>
      </w:r>
      <w:r>
        <w:t xml:space="preserve">, then </w:t>
      </w:r>
      <w:r>
        <w:rPr>
          <w:rStyle w:val="P-Italics"/>
        </w:rPr>
        <w:t>y = b</w:t>
      </w:r>
      <w:r>
        <w:t>."</w:t>
      </w:r>
    </w:p>
    <w:p w14:paraId="4C95D87F" w14:textId="77777777" w:rsidR="006A219A" w:rsidRDefault="006A219A" w:rsidP="006A219A">
      <w:pPr>
        <w:pStyle w:val="P-Regular"/>
      </w:pPr>
      <w:r>
        <w:t xml:space="preserve">However, while these transformations are not part of the basic formulation of a linear combination, they could be added to a linear model by </w:t>
      </w:r>
      <w:r>
        <w:rPr>
          <w:rStyle w:val="P-Bold"/>
        </w:rPr>
        <w:t>engineering features</w:t>
      </w:r>
      <w:r>
        <w:t xml:space="preserve">, for example defining a new feature, </w:t>
      </w:r>
      <w:r>
        <w:rPr>
          <w:rStyle w:val="P-Italics"/>
        </w:rPr>
        <w:t>X</w:t>
      </w:r>
      <w:r>
        <w:rPr>
          <w:rStyle w:val="P-Italics"/>
          <w:vertAlign w:val="subscript"/>
        </w:rPr>
        <w:t>3</w:t>
      </w:r>
      <w:r>
        <w:t xml:space="preserve"> = </w:t>
      </w:r>
      <w:r>
        <w:rPr>
          <w:rStyle w:val="P-Italics"/>
        </w:rPr>
        <w:t>X</w:t>
      </w:r>
      <w:r>
        <w:rPr>
          <w:rStyle w:val="P-Italics"/>
          <w:vertAlign w:val="subscript"/>
        </w:rPr>
        <w:t>1</w:t>
      </w:r>
      <w:r>
        <w:rPr>
          <w:rStyle w:val="P-Italics"/>
          <w:vertAlign w:val="superscript"/>
        </w:rPr>
        <w:t>2</w:t>
      </w:r>
      <w:r>
        <w:t>.</w:t>
      </w:r>
    </w:p>
    <w:p w14:paraId="2B9F6AB0" w14:textId="4DE42C04" w:rsidR="006A219A" w:rsidRDefault="006A219A" w:rsidP="006A219A">
      <w:pPr>
        <w:pStyle w:val="P-Regular"/>
      </w:pPr>
      <w:r>
        <w:t xml:space="preserve">Earlier, we learned that the predictions of logistic regression, which take the form of probabilities, are made using the sigmoid function. </w:t>
      </w:r>
      <w:ins w:id="257" w:author="Stephen Klosterman" w:date="2020-11-15T09:10:00Z">
        <w:r w:rsidR="007C32D1">
          <w:t xml:space="preserve">Taking another look here, we see that </w:t>
        </w:r>
      </w:ins>
      <w:del w:id="258" w:author="Stephen Klosterman" w:date="2020-11-15T09:10:00Z">
        <w:r w:rsidDel="007C32D1">
          <w:delText>T</w:delText>
        </w:r>
      </w:del>
      <w:ins w:id="259" w:author="Stephen Klosterman" w:date="2020-11-15T09:10:00Z">
        <w:r w:rsidR="007C32D1">
          <w:t>t</w:t>
        </w:r>
      </w:ins>
      <w:r>
        <w:t>his function is clearly non-linear</w:t>
      </w:r>
      <w:del w:id="260" w:author="Stephen Klosterman" w:date="2020-11-15T09:10:00Z">
        <w:r w:rsidDel="007C32D1">
          <w:delText xml:space="preserve"> and is given by the following</w:delText>
        </w:r>
      </w:del>
      <w:r>
        <w:t>:</w:t>
      </w:r>
    </w:p>
    <w:p w14:paraId="1DCCA0A8" w14:textId="279F4412" w:rsidR="006A219A" w:rsidDel="007C32D1" w:rsidRDefault="006A219A" w:rsidP="006A219A">
      <w:pPr>
        <w:pStyle w:val="P-Regular"/>
        <w:rPr>
          <w:del w:id="261" w:author="Stephen Klosterman" w:date="2020-11-15T09:09:00Z"/>
        </w:rPr>
      </w:pPr>
    </w:p>
    <w:p w14:paraId="3BDB3530" w14:textId="24033D88" w:rsidR="008F0CAC" w:rsidDel="007C32D1" w:rsidRDefault="008F0CAC" w:rsidP="006A219A">
      <w:pPr>
        <w:pStyle w:val="P-Regular"/>
        <w:rPr>
          <w:del w:id="262" w:author="Stephen Klosterman" w:date="2020-11-15T09:09:00Z"/>
        </w:rPr>
      </w:pPr>
    </w:p>
    <w:p w14:paraId="4CB1E0C8" w14:textId="44E5D2C0" w:rsidR="008F0CAC" w:rsidRDefault="008F0CAC" w:rsidP="006A219A">
      <w:pPr>
        <w:pStyle w:val="P-Regular"/>
      </w:pPr>
      <w:r>
        <w:rPr>
          <w:noProof/>
        </w:rPr>
        <w:drawing>
          <wp:inline distT="0" distB="0" distL="0" distR="0" wp14:anchorId="50746DAA" wp14:editId="37E0C4AC">
            <wp:extent cx="1584960" cy="327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84960" cy="327660"/>
                    </a:xfrm>
                    <a:prstGeom prst="rect">
                      <a:avLst/>
                    </a:prstGeom>
                    <a:noFill/>
                    <a:ln>
                      <a:noFill/>
                    </a:ln>
                  </pic:spPr>
                </pic:pic>
              </a:graphicData>
            </a:graphic>
          </wp:inline>
        </w:drawing>
      </w:r>
    </w:p>
    <w:p w14:paraId="4E3C01C8" w14:textId="77777777" w:rsidR="006A219A" w:rsidRDefault="006A219A" w:rsidP="006A219A">
      <w:pPr>
        <w:pStyle w:val="IMG-Caption"/>
      </w:pPr>
      <w:r>
        <w:t>Figure 3.32: Non-linear sigmoid function</w:t>
      </w:r>
    </w:p>
    <w:p w14:paraId="64CA46A4" w14:textId="6D00CB78" w:rsidR="008F0CAC" w:rsidRDefault="006A219A" w:rsidP="006A219A">
      <w:pPr>
        <w:pStyle w:val="P-Regular"/>
      </w:pPr>
      <w:r>
        <w:t xml:space="preserve">Why, then, is logistic regression considered a linear model? It turns out that the answer to this question lies in a different formulation of the sigmoid equation, called the </w:t>
      </w:r>
      <w:r>
        <w:rPr>
          <w:rStyle w:val="P-Code"/>
        </w:rPr>
        <w:t>logit</w:t>
      </w:r>
      <w:r>
        <w:t xml:space="preserve"> function. We can derive the logit function by solving the sigmoid function for </w:t>
      </w:r>
      <w:r>
        <w:rPr>
          <w:rStyle w:val="P-Italics"/>
        </w:rPr>
        <w:t>X</w:t>
      </w:r>
      <w:r>
        <w:t xml:space="preserve">; in other words, finding the inverse of the sigmoid function. First, we set the sigmoid equal </w:t>
      </w:r>
      <w:proofErr w:type="spellStart"/>
      <w:r>
        <w:t xml:space="preserve">to </w:t>
      </w:r>
      <w:r>
        <w:rPr>
          <w:rStyle w:val="P-Italics"/>
        </w:rPr>
        <w:t>p</w:t>
      </w:r>
      <w:proofErr w:type="spellEnd"/>
      <w:r>
        <w:t xml:space="preserve">, </w:t>
      </w:r>
      <w:ins w:id="263" w:author="Stephen Klosterman" w:date="2020-11-15T09:11:00Z">
        <w:r w:rsidR="007C32D1">
          <w:t xml:space="preserve">which we interpret as </w:t>
        </w:r>
      </w:ins>
      <w:r>
        <w:t xml:space="preserve">the probability of observing the positive class, then solve for </w:t>
      </w:r>
      <w:r>
        <w:rPr>
          <w:rStyle w:val="P-Italics"/>
        </w:rPr>
        <w:t>X</w:t>
      </w:r>
      <w:r>
        <w:t xml:space="preserve"> as shown in the following:</w:t>
      </w:r>
    </w:p>
    <w:p w14:paraId="3934401A" w14:textId="248C04E8" w:rsidR="008F0CAC" w:rsidRDefault="008F0CAC" w:rsidP="006A219A">
      <w:pPr>
        <w:pStyle w:val="P-Regular"/>
      </w:pPr>
    </w:p>
    <w:p w14:paraId="2AA4FB7E" w14:textId="1650E7FE" w:rsidR="008F0CAC" w:rsidRDefault="008F0CAC" w:rsidP="006A219A">
      <w:pPr>
        <w:pStyle w:val="P-Regular"/>
      </w:pPr>
    </w:p>
    <w:p w14:paraId="38E0BF3C" w14:textId="211530F9" w:rsidR="008F0CAC" w:rsidRDefault="008F0CAC" w:rsidP="006A219A">
      <w:pPr>
        <w:pStyle w:val="P-Regular"/>
      </w:pPr>
    </w:p>
    <w:p w14:paraId="45048192" w14:textId="58EB91F5" w:rsidR="008F0CAC" w:rsidRDefault="008F0CAC" w:rsidP="006A219A">
      <w:pPr>
        <w:pStyle w:val="P-Regular"/>
      </w:pPr>
    </w:p>
    <w:p w14:paraId="604B4EA0" w14:textId="4FA1C89E" w:rsidR="008F0CAC" w:rsidRDefault="008F0CAC" w:rsidP="006A219A">
      <w:pPr>
        <w:pStyle w:val="P-Regular"/>
      </w:pPr>
      <w:r>
        <w:rPr>
          <w:noProof/>
        </w:rPr>
        <w:lastRenderedPageBreak/>
        <w:drawing>
          <wp:inline distT="0" distB="0" distL="0" distR="0" wp14:anchorId="376026B3" wp14:editId="763E0BEC">
            <wp:extent cx="1059180" cy="27660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59180" cy="2766060"/>
                    </a:xfrm>
                    <a:prstGeom prst="rect">
                      <a:avLst/>
                    </a:prstGeom>
                    <a:noFill/>
                    <a:ln>
                      <a:noFill/>
                    </a:ln>
                  </pic:spPr>
                </pic:pic>
              </a:graphicData>
            </a:graphic>
          </wp:inline>
        </w:drawing>
      </w:r>
      <w:del w:id="264" w:author="Stephen Klosterman" w:date="2020-11-15T09:12:00Z">
        <w:r w:rsidDel="007C32D1">
          <w:rPr>
            <w:noProof/>
          </w:rPr>
          <w:drawing>
            <wp:inline distT="0" distB="0" distL="0" distR="0" wp14:anchorId="267CC167" wp14:editId="2D2A6CEF">
              <wp:extent cx="4221480" cy="2895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21480" cy="289560"/>
                      </a:xfrm>
                      <a:prstGeom prst="rect">
                        <a:avLst/>
                      </a:prstGeom>
                      <a:noFill/>
                      <a:ln>
                        <a:noFill/>
                      </a:ln>
                    </pic:spPr>
                  </pic:pic>
                </a:graphicData>
              </a:graphic>
            </wp:inline>
          </w:drawing>
        </w:r>
        <w:r w:rsidDel="007C32D1">
          <w:rPr>
            <w:noProof/>
          </w:rPr>
          <w:drawing>
            <wp:inline distT="0" distB="0" distL="0" distR="0" wp14:anchorId="47EE3CCE" wp14:editId="0C9A2D4B">
              <wp:extent cx="1584960" cy="3276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84960" cy="327660"/>
                      </a:xfrm>
                      <a:prstGeom prst="rect">
                        <a:avLst/>
                      </a:prstGeom>
                      <a:noFill/>
                      <a:ln>
                        <a:noFill/>
                      </a:ln>
                    </pic:spPr>
                  </pic:pic>
                </a:graphicData>
              </a:graphic>
            </wp:inline>
          </w:drawing>
        </w:r>
      </w:del>
    </w:p>
    <w:p w14:paraId="78F621BC" w14:textId="77777777" w:rsidR="006A219A" w:rsidRDefault="006A219A" w:rsidP="006A219A">
      <w:pPr>
        <w:pStyle w:val="IMG-Caption"/>
      </w:pPr>
      <w:r>
        <w:t>Figure 3.33: Solving for X</w:t>
      </w:r>
    </w:p>
    <w:p w14:paraId="157913D9" w14:textId="05ECE0EC" w:rsidR="006A219A" w:rsidRDefault="006A219A" w:rsidP="006A219A">
      <w:pPr>
        <w:pStyle w:val="P-Regular"/>
      </w:pPr>
      <w:r>
        <w:t xml:space="preserve">Here, we've used some laws of exponents and logs to solve for </w:t>
      </w:r>
      <w:r>
        <w:rPr>
          <w:rStyle w:val="P-Italics"/>
        </w:rPr>
        <w:t>X</w:t>
      </w:r>
      <w:r>
        <w:t xml:space="preserve">. You may also see the logit expressed as: </w:t>
      </w:r>
    </w:p>
    <w:p w14:paraId="6B7D62E6" w14:textId="4C1FEB9C" w:rsidR="008F0CAC" w:rsidDel="007C32D1" w:rsidRDefault="008F0CAC" w:rsidP="006A219A">
      <w:pPr>
        <w:pStyle w:val="P-Regular"/>
        <w:rPr>
          <w:del w:id="265" w:author="Stephen Klosterman" w:date="2020-11-15T09:12:00Z"/>
        </w:rPr>
      </w:pPr>
    </w:p>
    <w:p w14:paraId="16A84D3C" w14:textId="7F9EAA84" w:rsidR="008F0CAC" w:rsidDel="007C32D1" w:rsidRDefault="008F0CAC" w:rsidP="006A219A">
      <w:pPr>
        <w:pStyle w:val="P-Regular"/>
        <w:rPr>
          <w:del w:id="266" w:author="Stephen Klosterman" w:date="2020-11-15T09:12:00Z"/>
        </w:rPr>
      </w:pPr>
    </w:p>
    <w:p w14:paraId="28503033" w14:textId="05008AE9" w:rsidR="008F0CAC" w:rsidDel="007C32D1" w:rsidRDefault="008F0CAC" w:rsidP="006A219A">
      <w:pPr>
        <w:pStyle w:val="P-Regular"/>
        <w:rPr>
          <w:del w:id="267" w:author="Stephen Klosterman" w:date="2020-11-15T09:12:00Z"/>
        </w:rPr>
      </w:pPr>
    </w:p>
    <w:p w14:paraId="22427064" w14:textId="11C84C33" w:rsidR="008F0CAC" w:rsidDel="007C32D1" w:rsidRDefault="008F0CAC" w:rsidP="006A219A">
      <w:pPr>
        <w:pStyle w:val="P-Regular"/>
        <w:rPr>
          <w:del w:id="268" w:author="Stephen Klosterman" w:date="2020-11-15T09:12:00Z"/>
        </w:rPr>
      </w:pPr>
    </w:p>
    <w:p w14:paraId="12FFD428" w14:textId="00DDB0FD" w:rsidR="008F0CAC" w:rsidDel="007C32D1" w:rsidRDefault="008F0CAC" w:rsidP="006A219A">
      <w:pPr>
        <w:pStyle w:val="P-Regular"/>
        <w:rPr>
          <w:del w:id="269" w:author="Stephen Klosterman" w:date="2020-11-15T09:12:00Z"/>
        </w:rPr>
      </w:pPr>
    </w:p>
    <w:p w14:paraId="30AA799C" w14:textId="21CA17E4" w:rsidR="008F0CAC" w:rsidRDefault="008F0CAC" w:rsidP="006A219A">
      <w:pPr>
        <w:pStyle w:val="P-Regular"/>
      </w:pPr>
      <w:r>
        <w:rPr>
          <w:noProof/>
        </w:rPr>
        <w:drawing>
          <wp:inline distT="0" distB="0" distL="0" distR="0" wp14:anchorId="19BC8AE5" wp14:editId="1315356E">
            <wp:extent cx="857090" cy="3819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79200" cy="391817"/>
                    </a:xfrm>
                    <a:prstGeom prst="rect">
                      <a:avLst/>
                    </a:prstGeom>
                    <a:noFill/>
                    <a:ln>
                      <a:noFill/>
                    </a:ln>
                  </pic:spPr>
                </pic:pic>
              </a:graphicData>
            </a:graphic>
          </wp:inline>
        </w:drawing>
      </w:r>
    </w:p>
    <w:p w14:paraId="60FB2AB2" w14:textId="53DB910E" w:rsidR="006A219A" w:rsidDel="007C32D1" w:rsidRDefault="006A219A" w:rsidP="006A219A">
      <w:pPr>
        <w:pStyle w:val="P-Regular"/>
        <w:rPr>
          <w:del w:id="270" w:author="Stephen Klosterman" w:date="2020-11-15T09:12:00Z"/>
        </w:rPr>
      </w:pPr>
    </w:p>
    <w:p w14:paraId="1EA1D7B7" w14:textId="77777777" w:rsidR="006A219A" w:rsidRDefault="006A219A" w:rsidP="006A219A">
      <w:pPr>
        <w:pStyle w:val="IMG-Caption"/>
      </w:pPr>
      <w:r>
        <w:t>Figure 3.34: Logit function</w:t>
      </w:r>
    </w:p>
    <w:p w14:paraId="41DD5448" w14:textId="49451919" w:rsidR="006A219A" w:rsidRDefault="007C32D1" w:rsidP="006A219A">
      <w:pPr>
        <w:pStyle w:val="P-Regular"/>
      </w:pPr>
      <w:ins w:id="271" w:author="Stephen Klosterman" w:date="2020-11-15T09:13:00Z">
        <w:r>
          <w:t>In this expression, t</w:t>
        </w:r>
      </w:ins>
      <w:del w:id="272" w:author="Stephen Klosterman" w:date="2020-11-15T09:13:00Z">
        <w:r w:rsidR="006A219A" w:rsidDel="007C32D1">
          <w:delText>T</w:delText>
        </w:r>
      </w:del>
      <w:r w:rsidR="006A219A">
        <w:t xml:space="preserve">he </w:t>
      </w:r>
      <w:r w:rsidR="006A219A">
        <w:rPr>
          <w:rStyle w:val="P-Bold"/>
        </w:rPr>
        <w:t>probability of failure</w:t>
      </w:r>
      <w:r w:rsidR="006A219A">
        <w:t xml:space="preserve">, q, is expressed in terms of the </w:t>
      </w:r>
      <w:r w:rsidR="006A219A">
        <w:rPr>
          <w:rStyle w:val="P-Bold"/>
        </w:rPr>
        <w:t>probability of success</w:t>
      </w:r>
      <w:r w:rsidR="006A219A">
        <w:t xml:space="preserve">, </w:t>
      </w:r>
      <w:r w:rsidR="006A219A">
        <w:rPr>
          <w:rStyle w:val="P-Italics"/>
        </w:rPr>
        <w:t>p</w:t>
      </w:r>
      <w:ins w:id="273" w:author="Stephen Klosterman" w:date="2020-11-15T09:13:00Z">
        <w:r>
          <w:t>;</w:t>
        </w:r>
      </w:ins>
      <w:del w:id="274" w:author="Stephen Klosterman" w:date="2020-11-15T09:13:00Z">
        <w:r w:rsidR="006A219A" w:rsidRPr="007C32D1" w:rsidDel="007C32D1">
          <w:rPr>
            <w:rPrChange w:id="275" w:author="Stephen Klosterman" w:date="2020-11-15T09:13:00Z">
              <w:rPr>
                <w:rStyle w:val="P-Italics"/>
              </w:rPr>
            </w:rPrChange>
          </w:rPr>
          <w:delText>:</w:delText>
        </w:r>
      </w:del>
      <w:r w:rsidR="006A219A" w:rsidRPr="007C32D1">
        <w:rPr>
          <w:rPrChange w:id="276" w:author="Stephen Klosterman" w:date="2020-11-15T09:13:00Z">
            <w:rPr>
              <w:rStyle w:val="P-Italics"/>
            </w:rPr>
          </w:rPrChange>
        </w:rPr>
        <w:t xml:space="preserve"> </w:t>
      </w:r>
      <w:r w:rsidR="006A219A">
        <w:rPr>
          <w:rStyle w:val="P-Italics"/>
        </w:rPr>
        <w:t>q = 1 - p</w:t>
      </w:r>
      <w:r w:rsidR="006A219A">
        <w:t xml:space="preserve">, because probabilities sum to 1. Even though in our case, credit default would probably be considered a failure in the sense of real-world outcomes, the positive outcome (response variable = 1 in a binary problem) is conventionally considered "success" in mathematical terminology. The logit function is also called the </w:t>
      </w:r>
      <w:r w:rsidR="006A219A">
        <w:rPr>
          <w:rStyle w:val="P-Keyword"/>
        </w:rPr>
        <w:t>log odds</w:t>
      </w:r>
      <w:r w:rsidR="006A219A">
        <w:t xml:space="preserve">, because it is the natural logarithm of the </w:t>
      </w:r>
      <w:r w:rsidR="006A219A">
        <w:rPr>
          <w:rStyle w:val="P-Keyword"/>
        </w:rPr>
        <w:t>odds ratio</w:t>
      </w:r>
      <w:r w:rsidR="006A219A">
        <w:t xml:space="preserve">, </w:t>
      </w:r>
      <w:r w:rsidR="006A219A">
        <w:rPr>
          <w:rStyle w:val="P-Italics"/>
        </w:rPr>
        <w:t>p/q</w:t>
      </w:r>
      <w:r w:rsidR="006A219A">
        <w:t>. Odds ratios may be familiar from the world of gambling, via phrases such as "the odds are 2 to 1 that team a defeats team b."</w:t>
      </w:r>
    </w:p>
    <w:p w14:paraId="62F72EF6" w14:textId="77777777" w:rsidR="006A219A" w:rsidRDefault="006A219A" w:rsidP="006A219A">
      <w:pPr>
        <w:pStyle w:val="P-Regular"/>
      </w:pPr>
      <w:r>
        <w:t xml:space="preserve">In general, what we've called capital </w:t>
      </w:r>
      <w:r>
        <w:rPr>
          <w:rStyle w:val="P-Italics"/>
        </w:rPr>
        <w:t>X</w:t>
      </w:r>
      <w:r>
        <w:t xml:space="preserve"> in these manipulations can stand for a linear combination of all the features. For example, this would be </w:t>
      </w:r>
      <w:r>
        <w:rPr>
          <w:rStyle w:val="P-Italics"/>
        </w:rPr>
        <w:t xml:space="preserve">X = </w:t>
      </w:r>
      <w:r>
        <w:rPr>
          <w:rStyle w:val="P-Italics"/>
          <w:rFonts w:ascii="Cambria Math" w:hAnsi="Cambria Math" w:cs="Cambria Math"/>
          <w:i w:val="0"/>
          <w:iCs/>
        </w:rPr>
        <w:t>𝜃</w:t>
      </w:r>
      <w:proofErr w:type="gramStart"/>
      <w:r>
        <w:rPr>
          <w:rStyle w:val="P-Italics"/>
          <w:vertAlign w:val="subscript"/>
        </w:rPr>
        <w:t>o</w:t>
      </w:r>
      <w:r>
        <w:rPr>
          <w:rStyle w:val="P-Italics"/>
        </w:rPr>
        <w:t xml:space="preserve">  +</w:t>
      </w:r>
      <w:proofErr w:type="gramEnd"/>
      <w:r>
        <w:rPr>
          <w:rStyle w:val="P-Italics"/>
        </w:rPr>
        <w:t xml:space="preserve">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t xml:space="preserve"> in our simple case of two features. Logistic regression is considered a linear model because the features included in </w:t>
      </w:r>
      <w:r>
        <w:rPr>
          <w:rStyle w:val="P-Italics"/>
        </w:rPr>
        <w:t>X</w:t>
      </w:r>
      <w:r>
        <w:t xml:space="preserve"> are, in fact, only subject to a linear combination when the response variable is considered to be the log odds. This is an alternative way of formulating the problem, as compared to the sigmoid equation.</w:t>
      </w:r>
    </w:p>
    <w:p w14:paraId="3FD18748" w14:textId="664EEF6D" w:rsidR="006A219A" w:rsidRDefault="006A219A" w:rsidP="006A219A">
      <w:pPr>
        <w:pStyle w:val="P-Regular"/>
      </w:pPr>
      <w:del w:id="277" w:author="Stephen Klosterman" w:date="2020-11-15T09:15:00Z">
        <w:r w:rsidDel="00ED3348">
          <w:delText>In summary</w:delText>
        </w:r>
      </w:del>
      <w:ins w:id="278" w:author="Stephen Klosterman" w:date="2020-11-15T09:15:00Z">
        <w:r w:rsidR="00ED3348">
          <w:t>Putting the pieces together</w:t>
        </w:r>
      </w:ins>
      <w:r>
        <w:t xml:space="preserve">, the features </w:t>
      </w:r>
      <w:r>
        <w:rPr>
          <w:rStyle w:val="P-Italics"/>
        </w:rPr>
        <w:t>X</w:t>
      </w:r>
      <w:r>
        <w:rPr>
          <w:rStyle w:val="P-Italics"/>
          <w:vertAlign w:val="subscript"/>
        </w:rPr>
        <w:t>1</w:t>
      </w:r>
      <w:r>
        <w:t xml:space="preserve">, </w:t>
      </w:r>
      <w:r>
        <w:rPr>
          <w:rStyle w:val="P-Italics"/>
        </w:rPr>
        <w:t>X</w:t>
      </w:r>
      <w:proofErr w:type="gramStart"/>
      <w:r>
        <w:rPr>
          <w:rStyle w:val="P-Italics"/>
          <w:vertAlign w:val="subscript"/>
        </w:rPr>
        <w:t>2</w:t>
      </w:r>
      <w:r>
        <w:t>,…</w:t>
      </w:r>
      <w:proofErr w:type="gramEnd"/>
      <w:r>
        <w:t xml:space="preserve">, </w:t>
      </w:r>
      <w:proofErr w:type="spellStart"/>
      <w:r>
        <w:rPr>
          <w:rStyle w:val="P-Italics"/>
        </w:rPr>
        <w:t>X</w:t>
      </w:r>
      <w:r>
        <w:rPr>
          <w:rStyle w:val="P-Italics"/>
          <w:strike/>
          <w:vertAlign w:val="subscript"/>
        </w:rPr>
        <w:t>j</w:t>
      </w:r>
      <w:proofErr w:type="spellEnd"/>
      <w:r>
        <w:t xml:space="preserve"> look like this in the sigmoid equation version of logistic regression:</w:t>
      </w:r>
    </w:p>
    <w:p w14:paraId="643FAEEB" w14:textId="1953C8CB" w:rsidR="006A219A" w:rsidDel="00ED3348" w:rsidRDefault="006A219A" w:rsidP="006A219A">
      <w:pPr>
        <w:pStyle w:val="P-Regular"/>
        <w:rPr>
          <w:del w:id="279" w:author="Stephen Klosterman" w:date="2020-11-15T09:15:00Z"/>
        </w:rPr>
      </w:pPr>
    </w:p>
    <w:p w14:paraId="55C27F99" w14:textId="3E4ADADA" w:rsidR="008F0CAC" w:rsidDel="00ED3348" w:rsidRDefault="008F0CAC" w:rsidP="006A219A">
      <w:pPr>
        <w:pStyle w:val="P-Regular"/>
        <w:rPr>
          <w:del w:id="280" w:author="Stephen Klosterman" w:date="2020-11-15T09:16:00Z"/>
        </w:rPr>
      </w:pPr>
    </w:p>
    <w:p w14:paraId="7840FED2" w14:textId="58BAC57F" w:rsidR="008F0CAC" w:rsidDel="00ED3348" w:rsidRDefault="008F0CAC" w:rsidP="006A219A">
      <w:pPr>
        <w:pStyle w:val="P-Regular"/>
        <w:rPr>
          <w:del w:id="281" w:author="Stephen Klosterman" w:date="2020-11-15T09:16:00Z"/>
        </w:rPr>
      </w:pPr>
    </w:p>
    <w:p w14:paraId="7CBE9847" w14:textId="10376CFC" w:rsidR="008F0CAC" w:rsidDel="00ED3348" w:rsidRDefault="008F0CAC" w:rsidP="006A219A">
      <w:pPr>
        <w:pStyle w:val="P-Regular"/>
        <w:rPr>
          <w:del w:id="282" w:author="Stephen Klosterman" w:date="2020-11-15T09:16:00Z"/>
        </w:rPr>
      </w:pPr>
    </w:p>
    <w:p w14:paraId="04FB15D6" w14:textId="395CBCD7" w:rsidR="008F0CAC" w:rsidDel="00ED3348" w:rsidRDefault="008F0CAC" w:rsidP="006A219A">
      <w:pPr>
        <w:pStyle w:val="P-Regular"/>
        <w:rPr>
          <w:del w:id="283" w:author="Stephen Klosterman" w:date="2020-11-15T09:16:00Z"/>
        </w:rPr>
      </w:pPr>
    </w:p>
    <w:p w14:paraId="118BEBE8" w14:textId="35C54DE9" w:rsidR="008F0CAC" w:rsidDel="00ED3348" w:rsidRDefault="008F0CAC" w:rsidP="006A219A">
      <w:pPr>
        <w:pStyle w:val="P-Regular"/>
        <w:rPr>
          <w:del w:id="284" w:author="Stephen Klosterman" w:date="2020-11-15T09:16:00Z"/>
        </w:rPr>
      </w:pPr>
    </w:p>
    <w:p w14:paraId="7288DE53" w14:textId="6D4ABA42" w:rsidR="008F0CAC" w:rsidDel="00ED3348" w:rsidRDefault="008F0CAC" w:rsidP="006A219A">
      <w:pPr>
        <w:pStyle w:val="P-Regular"/>
        <w:rPr>
          <w:del w:id="285" w:author="Stephen Klosterman" w:date="2020-11-15T09:16:00Z"/>
        </w:rPr>
      </w:pPr>
    </w:p>
    <w:p w14:paraId="50EAC5B4" w14:textId="66D87547" w:rsidR="008F0CAC" w:rsidDel="00ED3348" w:rsidRDefault="008F0CAC" w:rsidP="006A219A">
      <w:pPr>
        <w:pStyle w:val="P-Regular"/>
        <w:rPr>
          <w:del w:id="286" w:author="Stephen Klosterman" w:date="2020-11-15T09:16:00Z"/>
        </w:rPr>
      </w:pPr>
    </w:p>
    <w:p w14:paraId="3BE97779" w14:textId="19181603" w:rsidR="008F0CAC" w:rsidDel="00ED3348" w:rsidRDefault="008F0CAC" w:rsidP="006A219A">
      <w:pPr>
        <w:pStyle w:val="P-Regular"/>
        <w:rPr>
          <w:del w:id="287" w:author="Stephen Klosterman" w:date="2020-11-15T09:16:00Z"/>
        </w:rPr>
      </w:pPr>
    </w:p>
    <w:p w14:paraId="3D4873C2" w14:textId="1D1B77FB" w:rsidR="008F0CAC" w:rsidRDefault="008F0CAC" w:rsidP="006A219A">
      <w:pPr>
        <w:pStyle w:val="P-Regular"/>
      </w:pPr>
      <w:r>
        <w:rPr>
          <w:noProof/>
        </w:rPr>
        <w:drawing>
          <wp:inline distT="0" distB="0" distL="0" distR="0" wp14:anchorId="38932BDF" wp14:editId="4A2F8C05">
            <wp:extent cx="2651760" cy="49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51760" cy="495300"/>
                    </a:xfrm>
                    <a:prstGeom prst="rect">
                      <a:avLst/>
                    </a:prstGeom>
                    <a:noFill/>
                    <a:ln>
                      <a:noFill/>
                    </a:ln>
                  </pic:spPr>
                </pic:pic>
              </a:graphicData>
            </a:graphic>
          </wp:inline>
        </w:drawing>
      </w:r>
    </w:p>
    <w:p w14:paraId="7A265E6F" w14:textId="77777777" w:rsidR="006A219A" w:rsidRDefault="006A219A" w:rsidP="006A219A">
      <w:pPr>
        <w:pStyle w:val="IMG-Caption"/>
      </w:pPr>
      <w:r>
        <w:t>Figure 3.35: Sigmoid version of logistic regression</w:t>
      </w:r>
    </w:p>
    <w:p w14:paraId="2D01CC33" w14:textId="77777777" w:rsidR="006A219A" w:rsidRDefault="006A219A" w:rsidP="006A219A">
      <w:pPr>
        <w:pStyle w:val="P-Regular"/>
      </w:pPr>
      <w:r>
        <w:t xml:space="preserve">But they look like this in the </w:t>
      </w:r>
      <w:proofErr w:type="spellStart"/>
      <w:r>
        <w:t>log</w:t>
      </w:r>
      <w:proofErr w:type="spellEnd"/>
      <w:r>
        <w:t xml:space="preserve"> odds version, which is why logistic regression is called a linear model:</w:t>
      </w:r>
    </w:p>
    <w:p w14:paraId="39038E61" w14:textId="7D442307" w:rsidR="006A219A" w:rsidDel="00ED3348" w:rsidRDefault="006A219A" w:rsidP="006A219A">
      <w:pPr>
        <w:pStyle w:val="P-Regular"/>
        <w:rPr>
          <w:del w:id="288" w:author="Stephen Klosterman" w:date="2020-11-15T09:15:00Z"/>
        </w:rPr>
      </w:pPr>
    </w:p>
    <w:p w14:paraId="611FC864" w14:textId="3A00BC1A" w:rsidR="008F0CAC" w:rsidDel="00ED3348" w:rsidRDefault="008F0CAC" w:rsidP="006A219A">
      <w:pPr>
        <w:pStyle w:val="P-Regular"/>
        <w:rPr>
          <w:del w:id="289" w:author="Stephen Klosterman" w:date="2020-11-15T09:15:00Z"/>
        </w:rPr>
      </w:pPr>
    </w:p>
    <w:p w14:paraId="0690094C" w14:textId="493D1553" w:rsidR="008F0CAC" w:rsidDel="00ED3348" w:rsidRDefault="008F0CAC" w:rsidP="006A219A">
      <w:pPr>
        <w:pStyle w:val="P-Regular"/>
        <w:rPr>
          <w:del w:id="290" w:author="Stephen Klosterman" w:date="2020-11-15T09:15:00Z"/>
        </w:rPr>
      </w:pPr>
    </w:p>
    <w:p w14:paraId="3AE54A71" w14:textId="4767EFDD" w:rsidR="008F0CAC" w:rsidDel="00ED3348" w:rsidRDefault="008F0CAC" w:rsidP="006A219A">
      <w:pPr>
        <w:pStyle w:val="P-Regular"/>
        <w:rPr>
          <w:del w:id="291" w:author="Stephen Klosterman" w:date="2020-11-15T09:15:00Z"/>
        </w:rPr>
      </w:pPr>
    </w:p>
    <w:p w14:paraId="1A3D56D1" w14:textId="7969BB89" w:rsidR="008F0CAC" w:rsidDel="00ED3348" w:rsidRDefault="008F0CAC" w:rsidP="006A219A">
      <w:pPr>
        <w:pStyle w:val="P-Regular"/>
        <w:rPr>
          <w:del w:id="292" w:author="Stephen Klosterman" w:date="2020-11-15T09:15:00Z"/>
        </w:rPr>
      </w:pPr>
    </w:p>
    <w:p w14:paraId="108CCBF0" w14:textId="684C7732" w:rsidR="008F0CAC" w:rsidDel="00ED3348" w:rsidRDefault="008F0CAC" w:rsidP="006A219A">
      <w:pPr>
        <w:pStyle w:val="P-Regular"/>
        <w:rPr>
          <w:del w:id="293" w:author="Stephen Klosterman" w:date="2020-11-15T09:15:00Z"/>
        </w:rPr>
      </w:pPr>
    </w:p>
    <w:p w14:paraId="19D977AD" w14:textId="58859FE4" w:rsidR="008F0CAC" w:rsidDel="00ED3348" w:rsidRDefault="008F0CAC" w:rsidP="006A219A">
      <w:pPr>
        <w:pStyle w:val="P-Regular"/>
        <w:rPr>
          <w:del w:id="294" w:author="Stephen Klosterman" w:date="2020-11-15T09:15:00Z"/>
        </w:rPr>
      </w:pPr>
    </w:p>
    <w:p w14:paraId="55809091" w14:textId="052BBAE5" w:rsidR="008F0CAC" w:rsidRDefault="008F0CAC" w:rsidP="006A219A">
      <w:pPr>
        <w:pStyle w:val="P-Regular"/>
      </w:pPr>
      <w:r>
        <w:rPr>
          <w:noProof/>
        </w:rPr>
        <w:drawing>
          <wp:inline distT="0" distB="0" distL="0" distR="0" wp14:anchorId="03FE7AA9" wp14:editId="71DB4D27">
            <wp:extent cx="2674620" cy="3962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74620" cy="396240"/>
                    </a:xfrm>
                    <a:prstGeom prst="rect">
                      <a:avLst/>
                    </a:prstGeom>
                    <a:noFill/>
                    <a:ln>
                      <a:noFill/>
                    </a:ln>
                  </pic:spPr>
                </pic:pic>
              </a:graphicData>
            </a:graphic>
          </wp:inline>
        </w:drawing>
      </w:r>
    </w:p>
    <w:p w14:paraId="5879EE83" w14:textId="77777777" w:rsidR="006A219A" w:rsidRDefault="006A219A" w:rsidP="006A219A">
      <w:pPr>
        <w:pStyle w:val="IMG-Caption"/>
      </w:pPr>
      <w:r>
        <w:t>Figure 3.36: Log odds version of logistic regression</w:t>
      </w:r>
    </w:p>
    <w:p w14:paraId="58BFF82C" w14:textId="77777777" w:rsidR="006A219A" w:rsidRDefault="006A219A" w:rsidP="006A219A">
      <w:pPr>
        <w:pStyle w:val="P-Regular"/>
      </w:pPr>
      <w:r>
        <w:t xml:space="preserve">Because of this way of looking at logistic regression, ideally the features of a logistic regression model would be </w:t>
      </w:r>
      <w:r>
        <w:rPr>
          <w:rStyle w:val="P-Bold"/>
        </w:rPr>
        <w:t xml:space="preserve">linear in the </w:t>
      </w:r>
      <w:proofErr w:type="spellStart"/>
      <w:r>
        <w:rPr>
          <w:rStyle w:val="P-Bold"/>
        </w:rPr>
        <w:t>log</w:t>
      </w:r>
      <w:proofErr w:type="spellEnd"/>
      <w:r>
        <w:rPr>
          <w:rStyle w:val="P-Bold"/>
        </w:rPr>
        <w:t xml:space="preserve"> odds</w:t>
      </w:r>
      <w:r>
        <w:t xml:space="preserve"> of the response variable. We will see what is meant by this in the following exercise.</w:t>
      </w:r>
    </w:p>
    <w:p w14:paraId="57A08EFE" w14:textId="77777777" w:rsidR="006A219A" w:rsidRDefault="006A219A" w:rsidP="006A219A">
      <w:pPr>
        <w:pStyle w:val="P-Regular"/>
      </w:pPr>
      <w:r>
        <w:t xml:space="preserve">Logistic regression is part of a broader class of statistical models called </w:t>
      </w:r>
      <w:r>
        <w:rPr>
          <w:rStyle w:val="P-Keyword"/>
        </w:rPr>
        <w:t>Generalized Linear Models</w:t>
      </w:r>
      <w:r>
        <w:t xml:space="preserve"> (</w:t>
      </w:r>
      <w:r>
        <w:rPr>
          <w:rStyle w:val="P-Keyword"/>
        </w:rPr>
        <w:t>GLMs</w:t>
      </w:r>
      <w:r>
        <w:t xml:space="preserve">). GLMs are connected to the fundamental concept of ordinary linear regression, which may have one feature (that is, the </w:t>
      </w:r>
      <w:r>
        <w:rPr>
          <w:rStyle w:val="P-Bold"/>
        </w:rPr>
        <w:t>line of best fit</w:t>
      </w:r>
      <w:r>
        <w:t xml:space="preserve">, </w:t>
      </w:r>
      <w:r>
        <w:rPr>
          <w:rStyle w:val="P-Italics"/>
        </w:rPr>
        <w:t>y = mx + b</w:t>
      </w:r>
      <w:r>
        <w:t xml:space="preserve">, for a single feature, </w:t>
      </w:r>
      <w:r>
        <w:rPr>
          <w:rStyle w:val="P-Italics"/>
        </w:rPr>
        <w:t>x</w:t>
      </w:r>
      <w:r>
        <w:t xml:space="preserve">) or more than one in </w:t>
      </w:r>
      <w:r>
        <w:rPr>
          <w:rStyle w:val="P-Bold"/>
        </w:rPr>
        <w:t>multiple linear regression</w:t>
      </w:r>
      <w:r>
        <w:t xml:space="preserve">. The mathematical connection between GLMs and linear regression is the </w:t>
      </w:r>
      <w:r>
        <w:rPr>
          <w:rStyle w:val="P-Bold"/>
        </w:rPr>
        <w:t>link function</w:t>
      </w:r>
      <w:r>
        <w:t xml:space="preserve">. The link function of logistic regression is the logit function we just learned about. </w:t>
      </w:r>
    </w:p>
    <w:p w14:paraId="459A8C67" w14:textId="77777777" w:rsidR="006A219A" w:rsidRDefault="006A219A" w:rsidP="006A219A">
      <w:pPr>
        <w:pStyle w:val="H2-General"/>
      </w:pPr>
      <w:r>
        <w:t>Exercise 14: Examining the Appropriateness of Features for Logistic Regression</w:t>
      </w:r>
    </w:p>
    <w:p w14:paraId="550914FF" w14:textId="77777777" w:rsidR="006A219A" w:rsidRDefault="006A219A" w:rsidP="006A219A">
      <w:pPr>
        <w:pStyle w:val="P-Regular"/>
      </w:pPr>
      <w:r>
        <w:t xml:space="preserve">In </w:t>
      </w:r>
      <w:r>
        <w:rPr>
          <w:rStyle w:val="P-Italics"/>
        </w:rPr>
        <w:t>Exercise 12</w:t>
      </w:r>
      <w:r>
        <w:t xml:space="preserve">, </w:t>
      </w:r>
      <w:r>
        <w:rPr>
          <w:rStyle w:val="P-Italics"/>
        </w:rPr>
        <w:t>Visualizing the Relationship Between Features and Response</w:t>
      </w:r>
      <w:r>
        <w:t xml:space="preserve">, we plotted a </w:t>
      </w:r>
      <w:proofErr w:type="spellStart"/>
      <w:r>
        <w:rPr>
          <w:rStyle w:val="P-Code"/>
        </w:rPr>
        <w:t>groupby</w:t>
      </w:r>
      <w:proofErr w:type="spellEnd"/>
      <w:r>
        <w:t>/</w:t>
      </w:r>
      <w:r>
        <w:rPr>
          <w:rStyle w:val="P-Code"/>
        </w:rPr>
        <w:t>mean</w:t>
      </w:r>
      <w:r>
        <w:t xml:space="preserve"> of what might be the most important feature of the model, according to our exploration so far: the </w:t>
      </w:r>
      <w:r>
        <w:rPr>
          <w:rStyle w:val="P-Code"/>
        </w:rPr>
        <w:t>PAY_1</w:t>
      </w:r>
      <w:r>
        <w:t xml:space="preserve"> feature. By grouping samples by the values of </w:t>
      </w:r>
      <w:r>
        <w:rPr>
          <w:rStyle w:val="P-Code"/>
        </w:rPr>
        <w:t>PAY_1</w:t>
      </w:r>
      <w:r>
        <w:t xml:space="preserve">, and then looking at the mean of the response variable, we are effectively looking at the probability </w:t>
      </w:r>
      <w:r>
        <w:rPr>
          <w:rStyle w:val="P-Italics"/>
        </w:rPr>
        <w:t>p</w:t>
      </w:r>
      <w:r>
        <w:t xml:space="preserve"> of default within each of these groups.</w:t>
      </w:r>
    </w:p>
    <w:p w14:paraId="587762B6" w14:textId="77777777" w:rsidR="006A219A" w:rsidRDefault="006A219A" w:rsidP="006A219A">
      <w:pPr>
        <w:pStyle w:val="P-Regular"/>
      </w:pPr>
      <w:r>
        <w:t xml:space="preserve">In this exercise, we will evaluate the appropriateness of </w:t>
      </w:r>
      <w:r>
        <w:rPr>
          <w:rStyle w:val="P-Code"/>
        </w:rPr>
        <w:t>PAY_1</w:t>
      </w:r>
      <w:r>
        <w:t xml:space="preserve"> for logistic regression. We will do this by examining the log odds of default within these groups to see whether the response variable is linear in the </w:t>
      </w:r>
      <w:proofErr w:type="spellStart"/>
      <w:r>
        <w:t>log</w:t>
      </w:r>
      <w:proofErr w:type="spellEnd"/>
      <w:r>
        <w:t xml:space="preserve"> odds, as logistic regression formally assumes. Perform the following steps to complete the exercise: </w:t>
      </w:r>
    </w:p>
    <w:p w14:paraId="4B706E1C" w14:textId="42597463" w:rsidR="008F0CAC" w:rsidRDefault="008F0CAC" w:rsidP="006A219A">
      <w:pPr>
        <w:pStyle w:val="P-Callout"/>
      </w:pPr>
      <w:r>
        <w:t>Note</w:t>
      </w:r>
    </w:p>
    <w:p w14:paraId="262C89E4" w14:textId="2B17CF17" w:rsidR="006A219A" w:rsidRDefault="006A219A" w:rsidP="006A219A">
      <w:pPr>
        <w:pStyle w:val="P-Callout"/>
      </w:pPr>
      <w:r>
        <w:t xml:space="preserve">The code and the resulting output have for this exercise been loaded in a </w:t>
      </w:r>
      <w:proofErr w:type="spellStart"/>
      <w:r>
        <w:t>Jupyter</w:t>
      </w:r>
      <w:proofErr w:type="spellEnd"/>
      <w:r>
        <w:t xml:space="preserve"> Notebook that can be found here: </w:t>
      </w:r>
      <w:r w:rsidR="0093577D" w:rsidRPr="00A22593">
        <w:rPr>
          <w:strike/>
          <w:rPrChange w:id="295" w:author="Stephen Klosterman" w:date="2020-11-15T09:18:00Z">
            <w:rPr/>
          </w:rPrChange>
        </w:rPr>
        <w:fldChar w:fldCharType="begin"/>
      </w:r>
      <w:r w:rsidR="0093577D" w:rsidRPr="00A22593">
        <w:rPr>
          <w:strike/>
          <w:rPrChange w:id="296" w:author="Stephen Klosterman" w:date="2020-11-15T09:18:00Z">
            <w:rPr/>
          </w:rPrChange>
        </w:rPr>
        <w:instrText xml:space="preserve"> HYPERLINK "http://bit.ly/2Dz5iNA" </w:instrText>
      </w:r>
      <w:r w:rsidR="0093577D" w:rsidRPr="00A22593">
        <w:rPr>
          <w:strike/>
          <w:rPrChange w:id="297" w:author="Stephen Klosterman" w:date="2020-11-15T09:18:00Z">
            <w:rPr/>
          </w:rPrChange>
        </w:rPr>
        <w:fldChar w:fldCharType="separate"/>
      </w:r>
      <w:r w:rsidRPr="00A22593">
        <w:rPr>
          <w:rStyle w:val="Hyperlink"/>
          <w:strike/>
          <w:color w:val="000000"/>
          <w:rPrChange w:id="298" w:author="Stephen Klosterman" w:date="2020-11-15T09:18:00Z">
            <w:rPr>
              <w:rStyle w:val="Hyperlink"/>
              <w:color w:val="000000"/>
            </w:rPr>
          </w:rPrChange>
        </w:rPr>
        <w:t>http://bit.ly/2Dz5iNA</w:t>
      </w:r>
      <w:r w:rsidR="0093577D" w:rsidRPr="00A22593">
        <w:rPr>
          <w:rStyle w:val="Hyperlink"/>
          <w:strike/>
          <w:color w:val="000000"/>
          <w:rPrChange w:id="299" w:author="Stephen Klosterman" w:date="2020-11-15T09:18:00Z">
            <w:rPr>
              <w:rStyle w:val="Hyperlink"/>
              <w:color w:val="000000"/>
            </w:rPr>
          </w:rPrChange>
        </w:rPr>
        <w:fldChar w:fldCharType="end"/>
      </w:r>
      <w:r>
        <w:t>.</w:t>
      </w:r>
    </w:p>
    <w:p w14:paraId="15B2B896" w14:textId="77777777" w:rsidR="006A219A" w:rsidRDefault="006A219A" w:rsidP="00E85C5A">
      <w:pPr>
        <w:pStyle w:val="L-Numbers"/>
        <w:numPr>
          <w:ilvl w:val="0"/>
          <w:numId w:val="19"/>
        </w:numPr>
        <w:pPrChange w:id="300" w:author="Stephen Klosterman" w:date="2020-11-15T09:55:00Z">
          <w:pPr>
            <w:pStyle w:val="L-Numbers"/>
          </w:pPr>
        </w:pPrChange>
      </w:pPr>
      <w:r>
        <w:t xml:space="preserve">Confirm you still have access to the variables from </w:t>
      </w:r>
      <w:r>
        <w:rPr>
          <w:rStyle w:val="P-Italics"/>
        </w:rPr>
        <w:t>Exercise 12</w:t>
      </w:r>
      <w:r>
        <w:t xml:space="preserve">, </w:t>
      </w:r>
      <w:r>
        <w:rPr>
          <w:rStyle w:val="P-Italics"/>
        </w:rPr>
        <w:t>Visualizing the Relationship between Features and Response</w:t>
      </w:r>
      <w:r>
        <w:t xml:space="preserve">, in your notebook by reviewing the </w:t>
      </w:r>
      <w:proofErr w:type="spellStart"/>
      <w:r>
        <w:t>DataFrame</w:t>
      </w:r>
      <w:proofErr w:type="spellEnd"/>
      <w:r>
        <w:t xml:space="preserve"> of the average value of the response variable for different values of </w:t>
      </w:r>
      <w:r>
        <w:rPr>
          <w:rStyle w:val="P-Code"/>
        </w:rPr>
        <w:t>PAY_1</w:t>
      </w:r>
      <w:r>
        <w:t xml:space="preserve"> with this code:</w:t>
      </w:r>
    </w:p>
    <w:p w14:paraId="04601448" w14:textId="77777777" w:rsidR="006A219A" w:rsidRDefault="006A219A" w:rsidP="006A219A">
      <w:pPr>
        <w:pStyle w:val="L-Source"/>
      </w:pPr>
      <w:proofErr w:type="spellStart"/>
      <w:r>
        <w:t>group_by_pay_mean_y</w:t>
      </w:r>
      <w:proofErr w:type="spellEnd"/>
    </w:p>
    <w:p w14:paraId="75FA6DD9" w14:textId="7A2A8796" w:rsidR="008F0CAC" w:rsidRDefault="006A219A" w:rsidP="008F0CAC">
      <w:pPr>
        <w:pStyle w:val="L-Regular"/>
      </w:pPr>
      <w:r>
        <w:t>The output should be:</w:t>
      </w:r>
    </w:p>
    <w:p w14:paraId="11AAC566" w14:textId="2E39CAEC" w:rsidR="008F0CAC" w:rsidRDefault="008F0CAC" w:rsidP="006A219A">
      <w:pPr>
        <w:pStyle w:val="L-Regular"/>
      </w:pPr>
      <w:r>
        <w:rPr>
          <w:noProof/>
        </w:rPr>
        <w:lastRenderedPageBreak/>
        <w:drawing>
          <wp:inline distT="0" distB="0" distL="0" distR="0" wp14:anchorId="6EE005C3" wp14:editId="08744B40">
            <wp:extent cx="2458559" cy="4155311"/>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64822" cy="4165897"/>
                    </a:xfrm>
                    <a:prstGeom prst="rect">
                      <a:avLst/>
                    </a:prstGeom>
                    <a:noFill/>
                    <a:ln>
                      <a:noFill/>
                    </a:ln>
                  </pic:spPr>
                </pic:pic>
              </a:graphicData>
            </a:graphic>
          </wp:inline>
        </w:drawing>
      </w:r>
    </w:p>
    <w:p w14:paraId="720EF02B" w14:textId="77777777" w:rsidR="006A219A" w:rsidRDefault="006A219A" w:rsidP="006A219A">
      <w:pPr>
        <w:pStyle w:val="IMG-Caption"/>
      </w:pPr>
      <w:r>
        <w:t xml:space="preserve">Figure 3.37: Rates of default within groups of PAY_1 </w:t>
      </w:r>
      <w:proofErr w:type="gramStart"/>
      <w:r>
        <w:t>values</w:t>
      </w:r>
      <w:proofErr w:type="gramEnd"/>
      <w:r>
        <w:t xml:space="preserve"> as probabilities of default</w:t>
      </w:r>
    </w:p>
    <w:p w14:paraId="4220A5A5" w14:textId="77777777" w:rsidR="006A219A" w:rsidRDefault="006A219A" w:rsidP="006A219A">
      <w:pPr>
        <w:pStyle w:val="L-Numbers"/>
      </w:pPr>
      <w:r>
        <w:t xml:space="preserve">Extract the mean values of the response variable from these groups and put them in a variable, </w:t>
      </w:r>
      <w:r>
        <w:rPr>
          <w:rStyle w:val="P-Code"/>
        </w:rPr>
        <w:t>p</w:t>
      </w:r>
      <w:r>
        <w:t>, representing the probability of default:</w:t>
      </w:r>
    </w:p>
    <w:p w14:paraId="797F86E0" w14:textId="77777777" w:rsidR="006A219A" w:rsidRDefault="006A219A" w:rsidP="006A219A">
      <w:pPr>
        <w:pStyle w:val="L-Source"/>
      </w:pPr>
      <w:r>
        <w:t xml:space="preserve">p = </w:t>
      </w:r>
      <w:proofErr w:type="spellStart"/>
      <w:r>
        <w:t>group_by_pay_mean_</w:t>
      </w:r>
      <w:proofErr w:type="gramStart"/>
      <w:r>
        <w:t>y</w:t>
      </w:r>
      <w:proofErr w:type="spellEnd"/>
      <w:r>
        <w:t>[</w:t>
      </w:r>
      <w:proofErr w:type="gramEnd"/>
      <w:r>
        <w:t>'default payment next month'].values</w:t>
      </w:r>
    </w:p>
    <w:p w14:paraId="2C663AB5" w14:textId="724DDC04" w:rsidR="006A219A" w:rsidRDefault="006A219A" w:rsidP="006A219A">
      <w:pPr>
        <w:pStyle w:val="L-Numbers"/>
      </w:pPr>
      <w:r>
        <w:t xml:space="preserve">Create a probability, </w:t>
      </w:r>
      <w:r>
        <w:rPr>
          <w:rStyle w:val="P-Code"/>
        </w:rPr>
        <w:t>q</w:t>
      </w:r>
      <w:r>
        <w:t xml:space="preserve">, of not defaulting. Since there are only two possible outcomes in this binary problem, and probabilities of all outcomes </w:t>
      </w:r>
      <w:ins w:id="301" w:author="Stephen Klosterman" w:date="2020-11-15T09:20:00Z">
        <w:r w:rsidR="00A22593">
          <w:t xml:space="preserve">always </w:t>
        </w:r>
      </w:ins>
      <w:r>
        <w:t xml:space="preserve">sum to 1, it is easy to calculate </w:t>
      </w:r>
      <w:r>
        <w:rPr>
          <w:rStyle w:val="P-Code"/>
        </w:rPr>
        <w:t>q</w:t>
      </w:r>
      <w:r>
        <w:t xml:space="preserve">. Also print the values of </w:t>
      </w:r>
      <w:r>
        <w:rPr>
          <w:rStyle w:val="P-Code"/>
        </w:rPr>
        <w:t>p</w:t>
      </w:r>
      <w:r>
        <w:t xml:space="preserve"> and </w:t>
      </w:r>
      <w:r>
        <w:rPr>
          <w:rStyle w:val="P-Code"/>
        </w:rPr>
        <w:t>q</w:t>
      </w:r>
      <w:r>
        <w:t xml:space="preserve"> to confirm:</w:t>
      </w:r>
    </w:p>
    <w:p w14:paraId="68E70AFE" w14:textId="77777777" w:rsidR="006A219A" w:rsidRDefault="006A219A" w:rsidP="006A219A">
      <w:pPr>
        <w:pStyle w:val="L-Source"/>
      </w:pPr>
      <w:r>
        <w:t>q = 1-p</w:t>
      </w:r>
    </w:p>
    <w:p w14:paraId="029D98EE" w14:textId="77777777" w:rsidR="006A219A" w:rsidRDefault="006A219A" w:rsidP="006A219A">
      <w:pPr>
        <w:pStyle w:val="L-Source"/>
      </w:pPr>
      <w:r>
        <w:t>print(p)</w:t>
      </w:r>
    </w:p>
    <w:p w14:paraId="73009017" w14:textId="77777777" w:rsidR="006A219A" w:rsidRDefault="006A219A" w:rsidP="006A219A">
      <w:pPr>
        <w:pStyle w:val="L-Source"/>
      </w:pPr>
      <w:r>
        <w:t>print(q)</w:t>
      </w:r>
    </w:p>
    <w:p w14:paraId="049672B5" w14:textId="6AAC14E6" w:rsidR="008F0CAC" w:rsidRDefault="006A219A" w:rsidP="008F0CAC">
      <w:pPr>
        <w:pStyle w:val="L-Regular"/>
      </w:pPr>
      <w:r>
        <w:t>The output should be:</w:t>
      </w:r>
    </w:p>
    <w:p w14:paraId="1CC12B41" w14:textId="39A51B67" w:rsidR="008F0CAC" w:rsidRDefault="008F0CAC" w:rsidP="006A219A">
      <w:pPr>
        <w:pStyle w:val="L-Regular"/>
      </w:pPr>
    </w:p>
    <w:p w14:paraId="0E192081" w14:textId="75009F6B" w:rsidR="008F0CAC" w:rsidRDefault="008F0CAC" w:rsidP="006A219A">
      <w:pPr>
        <w:pStyle w:val="L-Regular"/>
      </w:pPr>
    </w:p>
    <w:p w14:paraId="33F0D2AB" w14:textId="294F84F3" w:rsidR="008F0CAC" w:rsidRDefault="008F0CAC" w:rsidP="006A219A">
      <w:pPr>
        <w:pStyle w:val="L-Regular"/>
      </w:pPr>
      <w:r>
        <w:rPr>
          <w:noProof/>
        </w:rPr>
        <w:drawing>
          <wp:inline distT="0" distB="0" distL="0" distR="0" wp14:anchorId="087CE7F6" wp14:editId="6C464925">
            <wp:extent cx="6073140" cy="75409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52">
                      <a:extLst>
                        <a:ext uri="{28A0092B-C50C-407E-A947-70E740481C1C}">
                          <a14:useLocalDpi xmlns:a14="http://schemas.microsoft.com/office/drawing/2010/main" val="0"/>
                        </a:ext>
                      </a:extLst>
                    </a:blip>
                    <a:srcRect t="55422"/>
                    <a:stretch/>
                  </pic:blipFill>
                  <pic:spPr bwMode="auto">
                    <a:xfrm>
                      <a:off x="0" y="0"/>
                      <a:ext cx="6073140" cy="754091"/>
                    </a:xfrm>
                    <a:prstGeom prst="rect">
                      <a:avLst/>
                    </a:prstGeom>
                    <a:noFill/>
                    <a:ln>
                      <a:noFill/>
                    </a:ln>
                    <a:extLst>
                      <a:ext uri="{53640926-AAD7-44D8-BBD7-CCE9431645EC}">
                        <a14:shadowObscured xmlns:a14="http://schemas.microsoft.com/office/drawing/2010/main"/>
                      </a:ext>
                    </a:extLst>
                  </pic:spPr>
                </pic:pic>
              </a:graphicData>
            </a:graphic>
          </wp:inline>
        </w:drawing>
      </w:r>
    </w:p>
    <w:p w14:paraId="049849EC" w14:textId="77777777" w:rsidR="006A219A" w:rsidRDefault="006A219A" w:rsidP="006A219A">
      <w:pPr>
        <w:pStyle w:val="L-Regular"/>
      </w:pPr>
    </w:p>
    <w:p w14:paraId="615891B6" w14:textId="77777777" w:rsidR="006A219A" w:rsidRDefault="006A219A" w:rsidP="006A219A">
      <w:pPr>
        <w:pStyle w:val="IMG-Caption"/>
      </w:pPr>
      <w:r>
        <w:lastRenderedPageBreak/>
        <w:t>Figure 3.38: Calculating q from</w:t>
      </w:r>
    </w:p>
    <w:p w14:paraId="1DDAEF0D" w14:textId="77777777" w:rsidR="006A219A" w:rsidRDefault="006A219A" w:rsidP="006A219A">
      <w:pPr>
        <w:pStyle w:val="L-Numbers"/>
      </w:pPr>
      <w:r>
        <w:t xml:space="preserve">Calculate the odds ratio from </w:t>
      </w:r>
      <w:r>
        <w:rPr>
          <w:rStyle w:val="P-Code"/>
        </w:rPr>
        <w:t>p</w:t>
      </w:r>
      <w:r>
        <w:t xml:space="preserve"> and </w:t>
      </w:r>
      <w:r>
        <w:rPr>
          <w:rStyle w:val="P-Code"/>
        </w:rPr>
        <w:t>q</w:t>
      </w:r>
      <w:r>
        <w:t>, as well as the log odds, using the natural logarithm function from NumPy:</w:t>
      </w:r>
    </w:p>
    <w:p w14:paraId="731189D4" w14:textId="77777777" w:rsidR="006A219A" w:rsidRDefault="006A219A" w:rsidP="006A219A">
      <w:pPr>
        <w:pStyle w:val="L-Source"/>
      </w:pPr>
      <w:proofErr w:type="spellStart"/>
      <w:r>
        <w:t>odds_ratio</w:t>
      </w:r>
      <w:proofErr w:type="spellEnd"/>
      <w:r>
        <w:t xml:space="preserve"> = p/q</w:t>
      </w:r>
    </w:p>
    <w:p w14:paraId="02E18E7E" w14:textId="77777777" w:rsidR="006A219A" w:rsidRDefault="006A219A" w:rsidP="006A219A">
      <w:pPr>
        <w:pStyle w:val="L-Source"/>
      </w:pPr>
      <w:proofErr w:type="spellStart"/>
      <w:r>
        <w:t>log_odds</w:t>
      </w:r>
      <w:proofErr w:type="spellEnd"/>
      <w:r>
        <w:t xml:space="preserve"> = np.log(</w:t>
      </w:r>
      <w:proofErr w:type="spellStart"/>
      <w:r>
        <w:t>odds_ratio</w:t>
      </w:r>
      <w:proofErr w:type="spellEnd"/>
      <w:r>
        <w:t>)</w:t>
      </w:r>
    </w:p>
    <w:p w14:paraId="222430A5" w14:textId="77777777" w:rsidR="006A219A" w:rsidRDefault="006A219A" w:rsidP="006A219A">
      <w:pPr>
        <w:pStyle w:val="L-Source"/>
      </w:pPr>
      <w:proofErr w:type="spellStart"/>
      <w:r>
        <w:t>log_odds</w:t>
      </w:r>
      <w:proofErr w:type="spellEnd"/>
    </w:p>
    <w:p w14:paraId="308F06DF" w14:textId="3E28AAB6" w:rsidR="008F0CAC" w:rsidRDefault="006A219A" w:rsidP="006A219A">
      <w:pPr>
        <w:pStyle w:val="P-Regular"/>
      </w:pPr>
      <w:r>
        <w:t>The output should look like this:</w:t>
      </w:r>
    </w:p>
    <w:p w14:paraId="70201703" w14:textId="5F710BFF" w:rsidR="008F0CAC" w:rsidDel="00437904" w:rsidRDefault="008F0CAC" w:rsidP="006A219A">
      <w:pPr>
        <w:pStyle w:val="P-Regular"/>
        <w:rPr>
          <w:del w:id="302" w:author="Stephen Klosterman" w:date="2020-11-15T09:21:00Z"/>
        </w:rPr>
      </w:pPr>
    </w:p>
    <w:p w14:paraId="4EE3FFE4" w14:textId="3BDA3B7B" w:rsidR="008F0CAC" w:rsidRDefault="008F0CAC" w:rsidP="006A219A">
      <w:pPr>
        <w:pStyle w:val="P-Regular"/>
      </w:pPr>
      <w:r>
        <w:rPr>
          <w:noProof/>
        </w:rPr>
        <w:drawing>
          <wp:inline distT="0" distB="0" distL="0" distR="0" wp14:anchorId="5DD17F44" wp14:editId="2AD4AC14">
            <wp:extent cx="6080760" cy="23164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80760" cy="2316480"/>
                    </a:xfrm>
                    <a:prstGeom prst="rect">
                      <a:avLst/>
                    </a:prstGeom>
                    <a:noFill/>
                    <a:ln>
                      <a:noFill/>
                    </a:ln>
                  </pic:spPr>
                </pic:pic>
              </a:graphicData>
            </a:graphic>
          </wp:inline>
        </w:drawing>
      </w:r>
    </w:p>
    <w:p w14:paraId="60B6A141" w14:textId="0EE623B6" w:rsidR="006A219A" w:rsidDel="00437904" w:rsidRDefault="006A219A" w:rsidP="006A219A">
      <w:pPr>
        <w:pStyle w:val="P-Regular"/>
        <w:rPr>
          <w:del w:id="303" w:author="Stephen Klosterman" w:date="2020-11-15T09:21:00Z"/>
        </w:rPr>
      </w:pPr>
    </w:p>
    <w:p w14:paraId="59551ABF" w14:textId="77777777" w:rsidR="006A219A" w:rsidRDefault="006A219A" w:rsidP="006A219A">
      <w:pPr>
        <w:pStyle w:val="IMG-Caption"/>
      </w:pPr>
      <w:r>
        <w:t>Figure 3.39: Odds ratio and log odds</w:t>
      </w:r>
    </w:p>
    <w:p w14:paraId="30EFECF3" w14:textId="77777777" w:rsidR="006A219A" w:rsidRDefault="006A219A" w:rsidP="006A219A">
      <w:pPr>
        <w:pStyle w:val="L-Numbers"/>
      </w:pPr>
      <w:r>
        <w:t xml:space="preserve">In order to plot the log odds against the values of the feature, we can get the feature values from the index of the </w:t>
      </w:r>
      <w:proofErr w:type="spellStart"/>
      <w:r>
        <w:t>DataFrame</w:t>
      </w:r>
      <w:proofErr w:type="spellEnd"/>
      <w:r>
        <w:t xml:space="preserve"> containing the </w:t>
      </w:r>
      <w:proofErr w:type="spellStart"/>
      <w:r>
        <w:rPr>
          <w:rStyle w:val="P-Code"/>
        </w:rPr>
        <w:t>groupby</w:t>
      </w:r>
      <w:proofErr w:type="spellEnd"/>
      <w:r>
        <w:t>/</w:t>
      </w:r>
      <w:r>
        <w:rPr>
          <w:rStyle w:val="P-Code"/>
        </w:rPr>
        <w:t>mean</w:t>
      </w:r>
      <w:r>
        <w:t>. You can show the index like this:</w:t>
      </w:r>
    </w:p>
    <w:p w14:paraId="7F61FEC4" w14:textId="77777777" w:rsidR="006A219A" w:rsidRDefault="006A219A" w:rsidP="006A219A">
      <w:pPr>
        <w:pStyle w:val="L-Source"/>
      </w:pPr>
      <w:proofErr w:type="spellStart"/>
      <w:r>
        <w:t>group_by_pay_mean_</w:t>
      </w:r>
      <w:proofErr w:type="gramStart"/>
      <w:r>
        <w:t>y.index</w:t>
      </w:r>
      <w:proofErr w:type="spellEnd"/>
      <w:proofErr w:type="gramEnd"/>
    </w:p>
    <w:p w14:paraId="1971138D" w14:textId="466F8815" w:rsidR="008F0CAC" w:rsidRDefault="006A219A" w:rsidP="008F0CAC">
      <w:pPr>
        <w:pStyle w:val="L-Regular"/>
      </w:pPr>
      <w:r>
        <w:t>This should produce the following output:</w:t>
      </w:r>
    </w:p>
    <w:p w14:paraId="1E67EBD0" w14:textId="2DF4AA13" w:rsidR="008F0CAC" w:rsidDel="00437904" w:rsidRDefault="008F0CAC" w:rsidP="006A219A">
      <w:pPr>
        <w:pStyle w:val="L-Regular"/>
        <w:rPr>
          <w:del w:id="304" w:author="Stephen Klosterman" w:date="2020-11-15T09:21:00Z"/>
        </w:rPr>
      </w:pPr>
    </w:p>
    <w:p w14:paraId="6CAFDA76" w14:textId="1E2D7425" w:rsidR="008F0CAC" w:rsidDel="00437904" w:rsidRDefault="008F0CAC" w:rsidP="006A219A">
      <w:pPr>
        <w:pStyle w:val="L-Regular"/>
        <w:rPr>
          <w:del w:id="305" w:author="Stephen Klosterman" w:date="2020-11-15T09:21:00Z"/>
        </w:rPr>
      </w:pPr>
    </w:p>
    <w:p w14:paraId="53641F03" w14:textId="61E918F6" w:rsidR="008F0CAC" w:rsidRDefault="008F0CAC" w:rsidP="006A219A">
      <w:pPr>
        <w:pStyle w:val="L-Regular"/>
      </w:pPr>
      <w:r>
        <w:rPr>
          <w:noProof/>
        </w:rPr>
        <w:drawing>
          <wp:inline distT="0" distB="0" distL="0" distR="0" wp14:anchorId="20A7FC15" wp14:editId="767C71B0">
            <wp:extent cx="6073140" cy="197444"/>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54">
                      <a:extLst>
                        <a:ext uri="{28A0092B-C50C-407E-A947-70E740481C1C}">
                          <a14:useLocalDpi xmlns:a14="http://schemas.microsoft.com/office/drawing/2010/main" val="0"/>
                        </a:ext>
                      </a:extLst>
                    </a:blip>
                    <a:srcRect t="64505"/>
                    <a:stretch/>
                  </pic:blipFill>
                  <pic:spPr bwMode="auto">
                    <a:xfrm>
                      <a:off x="0" y="0"/>
                      <a:ext cx="6073140" cy="197444"/>
                    </a:xfrm>
                    <a:prstGeom prst="rect">
                      <a:avLst/>
                    </a:prstGeom>
                    <a:noFill/>
                    <a:ln>
                      <a:noFill/>
                    </a:ln>
                    <a:extLst>
                      <a:ext uri="{53640926-AAD7-44D8-BBD7-CCE9431645EC}">
                        <a14:shadowObscured xmlns:a14="http://schemas.microsoft.com/office/drawing/2010/main"/>
                      </a:ext>
                    </a:extLst>
                  </pic:spPr>
                </pic:pic>
              </a:graphicData>
            </a:graphic>
          </wp:inline>
        </w:drawing>
      </w:r>
    </w:p>
    <w:p w14:paraId="288B089D" w14:textId="77777777" w:rsidR="006A219A" w:rsidRDefault="006A219A" w:rsidP="006A219A">
      <w:pPr>
        <w:pStyle w:val="IMG-Caption"/>
      </w:pPr>
      <w:r>
        <w:t xml:space="preserve">Figure 3.40: How to get values from the index of a pandas </w:t>
      </w:r>
      <w:proofErr w:type="spellStart"/>
      <w:r>
        <w:t>DataFrame</w:t>
      </w:r>
      <w:proofErr w:type="spellEnd"/>
    </w:p>
    <w:p w14:paraId="78D6346A" w14:textId="77777777" w:rsidR="006A219A" w:rsidRDefault="006A219A" w:rsidP="006A219A">
      <w:pPr>
        <w:pStyle w:val="L-Numbers"/>
      </w:pPr>
      <w:r>
        <w:t>Create a similar plot to what we have already done, to show the log odds against the values of the feature. Here is the code:</w:t>
      </w:r>
    </w:p>
    <w:p w14:paraId="4CA5CE5A" w14:textId="77777777" w:rsidR="006A219A" w:rsidRDefault="006A219A" w:rsidP="006A219A">
      <w:pPr>
        <w:pStyle w:val="L-Source"/>
      </w:pPr>
      <w:proofErr w:type="spellStart"/>
      <w:proofErr w:type="gramStart"/>
      <w:r>
        <w:t>plt.plot</w:t>
      </w:r>
      <w:proofErr w:type="spellEnd"/>
      <w:proofErr w:type="gramEnd"/>
      <w:r>
        <w:t>(</w:t>
      </w:r>
      <w:proofErr w:type="spellStart"/>
      <w:r>
        <w:t>group_by_pay_mean_y.index</w:t>
      </w:r>
      <w:proofErr w:type="spellEnd"/>
      <w:r>
        <w:t xml:space="preserve">, </w:t>
      </w:r>
      <w:proofErr w:type="spellStart"/>
      <w:r>
        <w:t>log_odds</w:t>
      </w:r>
      <w:proofErr w:type="spellEnd"/>
      <w:r>
        <w:t>, '-x')</w:t>
      </w:r>
    </w:p>
    <w:p w14:paraId="0FEA38AD" w14:textId="77777777" w:rsidR="006A219A" w:rsidRDefault="006A219A" w:rsidP="006A219A">
      <w:pPr>
        <w:pStyle w:val="L-Source"/>
      </w:pPr>
      <w:proofErr w:type="spellStart"/>
      <w:proofErr w:type="gramStart"/>
      <w:r>
        <w:t>plt.ylabel</w:t>
      </w:r>
      <w:proofErr w:type="spellEnd"/>
      <w:proofErr w:type="gramEnd"/>
      <w:r>
        <w:t>('Log odds of default')</w:t>
      </w:r>
    </w:p>
    <w:p w14:paraId="278D007E" w14:textId="77777777" w:rsidR="006A219A" w:rsidRDefault="006A219A" w:rsidP="006A219A">
      <w:pPr>
        <w:pStyle w:val="L-Source"/>
      </w:pPr>
      <w:proofErr w:type="spellStart"/>
      <w:proofErr w:type="gramStart"/>
      <w:r>
        <w:t>plt.xlabel</w:t>
      </w:r>
      <w:proofErr w:type="spellEnd"/>
      <w:proofErr w:type="gramEnd"/>
      <w:r>
        <w:t>('Values of PAY_1')</w:t>
      </w:r>
    </w:p>
    <w:p w14:paraId="6758ABBA" w14:textId="77777777" w:rsidR="006A219A" w:rsidRDefault="006A219A" w:rsidP="006A219A">
      <w:pPr>
        <w:pStyle w:val="L-Regular"/>
      </w:pPr>
      <w:r>
        <w:t>The plot should look like this:</w:t>
      </w:r>
    </w:p>
    <w:p w14:paraId="4FC0E320" w14:textId="0A467855" w:rsidR="006A219A" w:rsidRDefault="006A219A" w:rsidP="006A219A">
      <w:pPr>
        <w:pStyle w:val="L-Regular"/>
      </w:pPr>
      <w:r>
        <w:rPr>
          <w:noProof/>
        </w:rPr>
        <w:lastRenderedPageBreak/>
        <w:drawing>
          <wp:inline distT="0" distB="0" distL="0" distR="0" wp14:anchorId="29B59450" wp14:editId="083F9512">
            <wp:extent cx="4091940" cy="26898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91940" cy="2689860"/>
                    </a:xfrm>
                    <a:prstGeom prst="rect">
                      <a:avLst/>
                    </a:prstGeom>
                    <a:noFill/>
                    <a:ln>
                      <a:noFill/>
                    </a:ln>
                  </pic:spPr>
                </pic:pic>
              </a:graphicData>
            </a:graphic>
          </wp:inline>
        </w:drawing>
      </w:r>
    </w:p>
    <w:p w14:paraId="35D61353" w14:textId="77777777" w:rsidR="006A219A" w:rsidRDefault="006A219A" w:rsidP="006A219A">
      <w:pPr>
        <w:pStyle w:val="IMG-Caption"/>
      </w:pPr>
      <w:r>
        <w:t>Figure 3.41: Log odds of default for values of PAY_1</w:t>
      </w:r>
    </w:p>
    <w:p w14:paraId="70B022AD" w14:textId="77777777" w:rsidR="006A219A" w:rsidRDefault="006A219A" w:rsidP="006A219A">
      <w:pPr>
        <w:pStyle w:val="P-Regular"/>
      </w:pPr>
      <w:r>
        <w:t xml:space="preserve">We can see in this plot that the relationship between the log odds of the response variable and the </w:t>
      </w:r>
      <w:r>
        <w:rPr>
          <w:rStyle w:val="P-Code"/>
        </w:rPr>
        <w:t>PAY_1</w:t>
      </w:r>
      <w:r>
        <w:t xml:space="preserve"> feature is not all that different from the relationship of the rate of default and this feature that we plotted in </w:t>
      </w:r>
      <w:r>
        <w:rPr>
          <w:rStyle w:val="P-Italics"/>
        </w:rPr>
        <w:t>Exercise 12</w:t>
      </w:r>
      <w:r>
        <w:t xml:space="preserve">, </w:t>
      </w:r>
      <w:r>
        <w:rPr>
          <w:rStyle w:val="P-Italics"/>
        </w:rPr>
        <w:t>Visualizing the Relationship Between Features and Response</w:t>
      </w:r>
      <w:r>
        <w:t>. For this reason, if the "rate of default" is a simpler concept for you to communicate to the business partner, it may be preferable. However, in terms of understanding the workings of logistic regression, this plot shows exactly what is assumed to be linear.</w:t>
      </w:r>
    </w:p>
    <w:p w14:paraId="302F4AA6" w14:textId="77777777" w:rsidR="006A219A" w:rsidRDefault="006A219A" w:rsidP="006A219A">
      <w:pPr>
        <w:pStyle w:val="P-Regular"/>
        <w:rPr>
          <w:rStyle w:val="P-Bold"/>
        </w:rPr>
      </w:pPr>
      <w:r>
        <w:rPr>
          <w:rStyle w:val="P-Bold"/>
        </w:rPr>
        <w:t xml:space="preserve">Is a straight line fit a good model for this data? </w:t>
      </w:r>
    </w:p>
    <w:p w14:paraId="214F8944" w14:textId="77777777" w:rsidR="006A219A" w:rsidRDefault="006A219A" w:rsidP="006A219A">
      <w:pPr>
        <w:pStyle w:val="P-Regular"/>
      </w:pPr>
      <w:r>
        <w:t xml:space="preserve">It certainly seems like a "line of best fit" drawn on this plot would go up from left to right. At the same time, these data don't seem like they would result from a truly linear process. One way to look at these data is that the values -2, -1, and 0, seem like they lie in a different regime of log odds than the others. </w:t>
      </w:r>
      <w:r>
        <w:rPr>
          <w:rStyle w:val="P-Code"/>
        </w:rPr>
        <w:t>PAY_1</w:t>
      </w:r>
      <w:r>
        <w:t xml:space="preserve"> = 1 is sort of intermediate, and the rest are mostly larger. It may be that engineered features based on this variable, or different ways of encoding the categories represented by -2, -1, and 0 would be more effective for modeling. Keep this in mind as we proceed to model these data with a logistic regression, and then other approaches later in the book.</w:t>
      </w:r>
    </w:p>
    <w:p w14:paraId="0351A9B5" w14:textId="77777777" w:rsidR="006A219A" w:rsidRDefault="006A219A" w:rsidP="006A219A">
      <w:pPr>
        <w:pStyle w:val="H2-General"/>
      </w:pPr>
      <w:r>
        <w:t>From Logistic Regression Coefficients to Predictions Using the Sigmoid</w:t>
      </w:r>
    </w:p>
    <w:p w14:paraId="6EE83A7A" w14:textId="77777777" w:rsidR="006A219A" w:rsidRDefault="006A219A" w:rsidP="006A219A">
      <w:pPr>
        <w:pStyle w:val="P-Regular"/>
      </w:pPr>
      <w:r>
        <w:t>Before the next exercise, let's take a look at how the coefficients for a logistic regression are used to calculate predicted probabilities, and ultimately make predictions for the class of the response variable.</w:t>
      </w:r>
    </w:p>
    <w:p w14:paraId="47F9848F" w14:textId="32045F4B" w:rsidR="008F0CAC" w:rsidRDefault="006A219A" w:rsidP="006A219A">
      <w:pPr>
        <w:pStyle w:val="P-Regular"/>
      </w:pPr>
      <w:r>
        <w:t>Recall that logistic regression predicts the probability of class membership, according to the sigmoid equation. In the case of two features with an intercept, the equation is:</w:t>
      </w:r>
    </w:p>
    <w:p w14:paraId="43C497B3" w14:textId="1F2254DE" w:rsidR="008F0CAC" w:rsidDel="00437904" w:rsidRDefault="008F0CAC" w:rsidP="006A219A">
      <w:pPr>
        <w:pStyle w:val="P-Regular"/>
        <w:rPr>
          <w:del w:id="306" w:author="Stephen Klosterman" w:date="2020-11-15T09:24:00Z"/>
        </w:rPr>
      </w:pPr>
    </w:p>
    <w:p w14:paraId="5E53FD0D" w14:textId="239D3819" w:rsidR="008F0CAC" w:rsidRDefault="008F0CAC" w:rsidP="006A219A">
      <w:pPr>
        <w:pStyle w:val="P-Regular"/>
      </w:pPr>
      <w:r>
        <w:rPr>
          <w:noProof/>
        </w:rPr>
        <w:drawing>
          <wp:inline distT="0" distB="0" distL="0" distR="0" wp14:anchorId="21FF6571" wp14:editId="2F77D7C4">
            <wp:extent cx="1691640" cy="3810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91640" cy="381000"/>
                    </a:xfrm>
                    <a:prstGeom prst="rect">
                      <a:avLst/>
                    </a:prstGeom>
                    <a:noFill/>
                    <a:ln>
                      <a:noFill/>
                    </a:ln>
                  </pic:spPr>
                </pic:pic>
              </a:graphicData>
            </a:graphic>
          </wp:inline>
        </w:drawing>
      </w:r>
    </w:p>
    <w:p w14:paraId="6FAC2B00" w14:textId="77777777" w:rsidR="006A219A" w:rsidRDefault="006A219A" w:rsidP="006A219A">
      <w:pPr>
        <w:pStyle w:val="IMG-Caption"/>
      </w:pPr>
      <w:r>
        <w:t xml:space="preserve">Figure 3.42: Sigmoid function to predict probability of class membership for two </w:t>
      </w:r>
      <w:proofErr w:type="spellStart"/>
      <w:r>
        <w:t>featues</w:t>
      </w:r>
      <w:proofErr w:type="spellEnd"/>
    </w:p>
    <w:p w14:paraId="3AFA9743" w14:textId="4330AD6F" w:rsidR="006A219A" w:rsidRDefault="006A219A" w:rsidP="006A219A">
      <w:pPr>
        <w:pStyle w:val="P-Regular"/>
      </w:pPr>
      <w:r>
        <w:lastRenderedPageBreak/>
        <w:t xml:space="preserve">When you call </w:t>
      </w:r>
      <w:proofErr w:type="gramStart"/>
      <w:r>
        <w:t xml:space="preserve">the </w:t>
      </w:r>
      <w:r>
        <w:rPr>
          <w:rStyle w:val="P-Code"/>
        </w:rPr>
        <w:t>.fit</w:t>
      </w:r>
      <w:proofErr w:type="gramEnd"/>
      <w:r>
        <w:t xml:space="preserve"> method o</w:t>
      </w:r>
      <w:del w:id="307" w:author="Stephen Klosterman" w:date="2020-11-15T09:25:00Z">
        <w:r w:rsidDel="00437904">
          <w:delText>n</w:delText>
        </w:r>
      </w:del>
      <w:ins w:id="308" w:author="Stephen Klosterman" w:date="2020-11-15T09:25:00Z">
        <w:r w:rsidR="00437904">
          <w:t>f</w:t>
        </w:r>
      </w:ins>
      <w:r>
        <w:t xml:space="preserve"> a logistic regression model object in scikit-learn using the training data, as we have demonstrated several times, the parameters (intercept and coefficients) </w:t>
      </w:r>
      <w:r>
        <w:rPr>
          <w:rStyle w:val="P-Italics"/>
          <w:rFonts w:ascii="Cambria Math" w:hAnsi="Cambria Math" w:cs="Cambria Math"/>
          <w:i w:val="0"/>
          <w:iCs/>
        </w:rPr>
        <w:t>𝜃</w:t>
      </w:r>
      <w:r>
        <w:rPr>
          <w:rStyle w:val="P-Italics"/>
          <w:vertAlign w:val="subscript"/>
        </w:rPr>
        <w:t>0</w:t>
      </w:r>
      <w:r>
        <w:t xml:space="preserve">, </w:t>
      </w:r>
      <w:r>
        <w:rPr>
          <w:rStyle w:val="P-Italics"/>
          <w:rFonts w:ascii="Cambria Math" w:hAnsi="Cambria Math" w:cs="Cambria Math"/>
          <w:i w:val="0"/>
          <w:iCs/>
        </w:rPr>
        <w:t>𝜃</w:t>
      </w:r>
      <w:r>
        <w:rPr>
          <w:rStyle w:val="P-Italics"/>
          <w:vertAlign w:val="subscript"/>
        </w:rPr>
        <w:t>1</w:t>
      </w:r>
      <w:r>
        <w:t xml:space="preserve">, and </w:t>
      </w:r>
      <w:r>
        <w:rPr>
          <w:rStyle w:val="P-Italics"/>
          <w:rFonts w:ascii="Cambria Math" w:hAnsi="Cambria Math" w:cs="Cambria Math"/>
          <w:i w:val="0"/>
          <w:iCs/>
        </w:rPr>
        <w:t>𝜃</w:t>
      </w:r>
      <w:r>
        <w:rPr>
          <w:rStyle w:val="P-Italics"/>
          <w:vertAlign w:val="subscript"/>
        </w:rPr>
        <w:t>2</w:t>
      </w:r>
      <w:r>
        <w:t xml:space="preserve"> are estimated from this labeled training data. Effectively, scikit-learn figures out how to choose values for </w:t>
      </w:r>
      <w:r>
        <w:rPr>
          <w:rStyle w:val="P-Italics"/>
          <w:rFonts w:ascii="Cambria Math" w:hAnsi="Cambria Math" w:cs="Cambria Math"/>
          <w:i w:val="0"/>
          <w:iCs/>
        </w:rPr>
        <w:t>𝜃</w:t>
      </w:r>
      <w:r>
        <w:rPr>
          <w:rStyle w:val="P-Italics"/>
          <w:vertAlign w:val="subscript"/>
        </w:rPr>
        <w:t>0</w:t>
      </w:r>
      <w:r>
        <w:t xml:space="preserve">, </w:t>
      </w:r>
      <w:r>
        <w:rPr>
          <w:rStyle w:val="P-Italics"/>
          <w:rFonts w:ascii="Cambria Math" w:hAnsi="Cambria Math" w:cs="Cambria Math"/>
          <w:i w:val="0"/>
          <w:iCs/>
        </w:rPr>
        <w:t>𝜃</w:t>
      </w:r>
      <w:r>
        <w:rPr>
          <w:rStyle w:val="P-Italics"/>
          <w:vertAlign w:val="subscript"/>
        </w:rPr>
        <w:t>1</w:t>
      </w:r>
      <w:r>
        <w:t xml:space="preserve">, and </w:t>
      </w:r>
      <w:r>
        <w:rPr>
          <w:rStyle w:val="P-Italics"/>
          <w:rFonts w:ascii="Cambria Math" w:hAnsi="Cambria Math" w:cs="Cambria Math"/>
          <w:i w:val="0"/>
          <w:iCs/>
        </w:rPr>
        <w:t>𝜃</w:t>
      </w:r>
      <w:r>
        <w:rPr>
          <w:rStyle w:val="P-Italics"/>
          <w:vertAlign w:val="subscript"/>
        </w:rPr>
        <w:t>2</w:t>
      </w:r>
      <w:r>
        <w:t>, so that it would classify as many training data points correctly as possible. We'll gain some insight in to how this process works in the next chapter.</w:t>
      </w:r>
    </w:p>
    <w:p w14:paraId="3A89AD59" w14:textId="138DE54F" w:rsidR="006A219A" w:rsidRDefault="006A219A" w:rsidP="006A219A">
      <w:pPr>
        <w:pStyle w:val="P-Regular"/>
      </w:pPr>
      <w:r>
        <w:t xml:space="preserve">When you </w:t>
      </w:r>
      <w:proofErr w:type="gramStart"/>
      <w:r>
        <w:t xml:space="preserve">call </w:t>
      </w:r>
      <w:r>
        <w:rPr>
          <w:rStyle w:val="P-Code"/>
        </w:rPr>
        <w:t>.predict</w:t>
      </w:r>
      <w:proofErr w:type="gramEnd"/>
      <w:r>
        <w:t xml:space="preserve">, scikit-learn calculates predicted probabilities according to the fitted parameter values and the sigmoid equation. A given sample will then be classified as positive if </w:t>
      </w:r>
      <w:r>
        <w:rPr>
          <w:rStyle w:val="P-Italics"/>
        </w:rPr>
        <w:t xml:space="preserve">p </w:t>
      </w:r>
      <w:ins w:id="309" w:author="Stephen Klosterman" w:date="2020-11-15T09:27:00Z">
        <w:r w:rsidR="00616714">
          <w:rPr>
            <w:rStyle w:val="P-Italics"/>
          </w:rPr>
          <w:t>≥</w:t>
        </w:r>
      </w:ins>
      <w:del w:id="310" w:author="Stephen Klosterman" w:date="2020-11-15T09:27:00Z">
        <w:r w:rsidDel="00616714">
          <w:rPr>
            <w:rStyle w:val="P-Italics"/>
          </w:rPr>
          <w:delText>&gt;=</w:delText>
        </w:r>
      </w:del>
      <w:r>
        <w:rPr>
          <w:rStyle w:val="P-Italics"/>
        </w:rPr>
        <w:t xml:space="preserve"> 0.5</w:t>
      </w:r>
      <w:r>
        <w:t>, and negative otherwise.</w:t>
      </w:r>
    </w:p>
    <w:p w14:paraId="4ECBF829" w14:textId="77777777" w:rsidR="006A219A" w:rsidRDefault="006A219A" w:rsidP="006A219A">
      <w:pPr>
        <w:pStyle w:val="P-Regular"/>
      </w:pPr>
      <w:r>
        <w:t xml:space="preserve">We know that the plot of the sigmoid equation looks like the following, where the </w:t>
      </w:r>
      <w:r>
        <w:rPr>
          <w:rStyle w:val="P-Italics"/>
        </w:rPr>
        <w:t>x-axis</w:t>
      </w:r>
      <w:r>
        <w:t xml:space="preserve"> shows the linear combination of the features </w:t>
      </w:r>
      <w:r>
        <w:rPr>
          <w:rStyle w:val="P-Italics"/>
        </w:rPr>
        <w:t xml:space="preserve">X = </w:t>
      </w:r>
      <w:r>
        <w:rPr>
          <w:rStyle w:val="P-Italics"/>
          <w:rFonts w:ascii="Cambria Math" w:hAnsi="Cambria Math" w:cs="Cambria Math"/>
          <w:i w:val="0"/>
          <w:iCs/>
        </w:rPr>
        <w:t>𝜃</w:t>
      </w:r>
      <w:r>
        <w:rPr>
          <w:rStyle w:val="P-Italics"/>
          <w:vertAlign w:val="subscript"/>
        </w:rPr>
        <w:t>0</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t>:</w:t>
      </w:r>
    </w:p>
    <w:p w14:paraId="01FC2C04" w14:textId="53188581" w:rsidR="006A219A" w:rsidRDefault="006A219A" w:rsidP="006A219A">
      <w:pPr>
        <w:pStyle w:val="P-Regular"/>
      </w:pPr>
      <w:r>
        <w:rPr>
          <w:noProof/>
        </w:rPr>
        <w:drawing>
          <wp:inline distT="0" distB="0" distL="0" distR="0" wp14:anchorId="360778CF" wp14:editId="49797208">
            <wp:extent cx="436626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66260" cy="3124200"/>
                    </a:xfrm>
                    <a:prstGeom prst="rect">
                      <a:avLst/>
                    </a:prstGeom>
                    <a:noFill/>
                    <a:ln>
                      <a:noFill/>
                    </a:ln>
                  </pic:spPr>
                </pic:pic>
              </a:graphicData>
            </a:graphic>
          </wp:inline>
        </w:drawing>
      </w:r>
    </w:p>
    <w:p w14:paraId="4231573E" w14:textId="77777777" w:rsidR="006A219A" w:rsidRDefault="006A219A" w:rsidP="006A219A">
      <w:pPr>
        <w:pStyle w:val="IMG-Caption"/>
      </w:pPr>
      <w:r>
        <w:t>Figure 3.43: Predictions and true classes plotted together</w:t>
      </w:r>
    </w:p>
    <w:p w14:paraId="79ECAB6E" w14:textId="77777777" w:rsidR="006A219A" w:rsidRDefault="006A219A" w:rsidP="006A219A">
      <w:pPr>
        <w:pStyle w:val="P-Regular"/>
        <w:rPr>
          <w:rStyle w:val="P-Italics"/>
        </w:rPr>
      </w:pPr>
      <w:r>
        <w:t xml:space="preserve">Notice here that if </w:t>
      </w:r>
      <w:r>
        <w:rPr>
          <w:rStyle w:val="P-Italics"/>
        </w:rPr>
        <w:t xml:space="preserve">X = </w:t>
      </w:r>
      <w:r>
        <w:rPr>
          <w:rStyle w:val="P-Italics"/>
          <w:rFonts w:ascii="Cambria Math" w:hAnsi="Cambria Math" w:cs="Cambria Math"/>
          <w:i w:val="0"/>
          <w:iCs/>
        </w:rPr>
        <w:t>𝜃</w:t>
      </w:r>
      <w:r>
        <w:rPr>
          <w:rStyle w:val="P-Italics"/>
          <w:vertAlign w:val="subscript"/>
        </w:rPr>
        <w:t>o</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rPr>
          <w:rStyle w:val="P-Italics"/>
        </w:rPr>
        <w:t xml:space="preserve"> ≥ 0</w:t>
      </w:r>
      <w:r>
        <w:t xml:space="preserve"> on the x-axis, then the predicted probability would be </w:t>
      </w:r>
      <w:r>
        <w:rPr>
          <w:rStyle w:val="P-Italics"/>
        </w:rPr>
        <w:t>p ≥ 0.5</w:t>
      </w:r>
      <w:r>
        <w:t xml:space="preserve"> on the </w:t>
      </w:r>
      <w:r>
        <w:rPr>
          <w:rStyle w:val="P-Italics"/>
        </w:rPr>
        <w:t>y-axis</w:t>
      </w:r>
      <w:r>
        <w:t xml:space="preserve"> and a sample would be classified as positive. Otherwise, </w:t>
      </w:r>
      <w:r>
        <w:rPr>
          <w:rStyle w:val="P-Italics"/>
        </w:rPr>
        <w:t xml:space="preserve">p </w:t>
      </w:r>
      <w:r>
        <w:rPr>
          <w:rStyle w:val="P-Italics"/>
          <w:rFonts w:ascii="Cambria Math" w:hAnsi="Cambria Math" w:cs="Cambria Math"/>
          <w:i w:val="0"/>
          <w:iCs/>
        </w:rPr>
        <w:t>˂</w:t>
      </w:r>
      <w:r>
        <w:rPr>
          <w:rStyle w:val="P-Italics"/>
        </w:rPr>
        <w:t xml:space="preserve"> 0.5</w:t>
      </w:r>
      <w:r>
        <w:t xml:space="preserve"> and the sample would be classified as negative. We can use this observation to calculate a linear condition for positive prediction, in terms of the features </w:t>
      </w:r>
      <w:r>
        <w:rPr>
          <w:rStyle w:val="P-Italics"/>
        </w:rPr>
        <w:t>X</w:t>
      </w:r>
      <w:r>
        <w:rPr>
          <w:rStyle w:val="P-Italics"/>
          <w:vertAlign w:val="subscript"/>
        </w:rPr>
        <w:t>1</w:t>
      </w:r>
      <w:r>
        <w:t xml:space="preserve"> and </w:t>
      </w:r>
      <w:r>
        <w:rPr>
          <w:rStyle w:val="P-Italics"/>
        </w:rPr>
        <w:t>X</w:t>
      </w:r>
      <w:r>
        <w:rPr>
          <w:rStyle w:val="P-Italics"/>
          <w:vertAlign w:val="subscript"/>
        </w:rPr>
        <w:t>2</w:t>
      </w:r>
      <w:r>
        <w:t xml:space="preserve">, using the coefficients and intercept. Solving the inequality for positive prediction </w:t>
      </w:r>
      <w:r>
        <w:rPr>
          <w:rStyle w:val="P-Italics"/>
        </w:rPr>
        <w:t xml:space="preserve">X = </w:t>
      </w:r>
      <w:r>
        <w:rPr>
          <w:rStyle w:val="P-Italics"/>
          <w:rFonts w:ascii="Cambria Math" w:hAnsi="Cambria Math" w:cs="Cambria Math"/>
          <w:i w:val="0"/>
          <w:iCs/>
        </w:rPr>
        <w:t>𝜃</w:t>
      </w:r>
      <w:r>
        <w:rPr>
          <w:rStyle w:val="P-Italics"/>
          <w:vertAlign w:val="subscript"/>
        </w:rPr>
        <w:t>o</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rPr>
          <w:rStyle w:val="P-Italics"/>
        </w:rPr>
        <w:t xml:space="preserve"> ≥ 0</w:t>
      </w:r>
      <w:r>
        <w:t xml:space="preserve"> for </w:t>
      </w:r>
      <w:r>
        <w:rPr>
          <w:rStyle w:val="P-Italics"/>
        </w:rPr>
        <w:t>X</w:t>
      </w:r>
      <w:r>
        <w:rPr>
          <w:rStyle w:val="P-Italics"/>
          <w:vertAlign w:val="subscript"/>
        </w:rPr>
        <w:t>2</w:t>
      </w:r>
      <w:r>
        <w:t xml:space="preserve">, we can obtain a linear inequality similar to a linear equation in </w:t>
      </w:r>
      <w:r>
        <w:rPr>
          <w:rStyle w:val="P-Italics"/>
        </w:rPr>
        <w:t>y = mx + b</w:t>
      </w:r>
      <w:r>
        <w:t xml:space="preserve"> form: </w:t>
      </w:r>
      <w:r>
        <w:rPr>
          <w:rStyle w:val="P-Italics"/>
        </w:rPr>
        <w:t>X2 ≥ -(</w:t>
      </w:r>
      <w:r>
        <w:rPr>
          <w:rStyle w:val="P-Italics"/>
          <w:rFonts w:ascii="Cambria Math" w:hAnsi="Cambria Math" w:cs="Cambria Math"/>
          <w:i w:val="0"/>
          <w:iCs/>
        </w:rPr>
        <w:t>𝜃</w:t>
      </w:r>
      <w:r>
        <w:rPr>
          <w:rStyle w:val="P-Italics"/>
          <w:vertAlign w:val="subscript"/>
        </w:rPr>
        <w:t>1</w:t>
      </w:r>
      <w:r>
        <w:rPr>
          <w:rStyle w:val="P-Italics"/>
        </w:rPr>
        <w:t>/</w:t>
      </w:r>
      <w:r>
        <w:rPr>
          <w:rStyle w:val="P-Italics"/>
          <w:rFonts w:ascii="Cambria Math" w:hAnsi="Cambria Math" w:cs="Cambria Math"/>
          <w:i w:val="0"/>
          <w:iCs/>
        </w:rPr>
        <w:t>𝜃</w:t>
      </w:r>
      <w:proofErr w:type="gramStart"/>
      <w:r>
        <w:rPr>
          <w:rStyle w:val="P-Italics"/>
          <w:vertAlign w:val="subscript"/>
        </w:rPr>
        <w:t>2</w:t>
      </w:r>
      <w:r>
        <w:rPr>
          <w:rStyle w:val="P-Italics"/>
        </w:rPr>
        <w:t>)X</w:t>
      </w:r>
      <w:proofErr w:type="gramEnd"/>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o</w:t>
      </w:r>
      <w:r>
        <w:rPr>
          <w:rStyle w:val="P-Italics"/>
        </w:rPr>
        <w:t>/</w:t>
      </w:r>
      <w:r>
        <w:rPr>
          <w:rStyle w:val="P-Italics"/>
          <w:rFonts w:ascii="Cambria Math" w:hAnsi="Cambria Math" w:cs="Cambria Math"/>
          <w:i w:val="0"/>
          <w:iCs/>
        </w:rPr>
        <w:t>𝜃</w:t>
      </w:r>
      <w:r>
        <w:rPr>
          <w:rStyle w:val="P-Italics"/>
          <w:vertAlign w:val="subscript"/>
        </w:rPr>
        <w:t>2</w:t>
      </w:r>
      <w:r>
        <w:rPr>
          <w:rStyle w:val="P-Italics"/>
        </w:rPr>
        <w:t>)</w:t>
      </w:r>
    </w:p>
    <w:p w14:paraId="07799DDD" w14:textId="77777777" w:rsidR="006A219A" w:rsidRDefault="006A219A" w:rsidP="006A219A">
      <w:pPr>
        <w:pStyle w:val="P-Regular"/>
      </w:pPr>
      <w:r>
        <w:t xml:space="preserve">This will help to see the linear decision boundary of logistic regression in the </w:t>
      </w:r>
      <w:r>
        <w:rPr>
          <w:rStyle w:val="P-Italics"/>
        </w:rPr>
        <w:t>X</w:t>
      </w:r>
      <w:r>
        <w:rPr>
          <w:rStyle w:val="P-Italics"/>
          <w:vertAlign w:val="subscript"/>
        </w:rPr>
        <w:t>1</w:t>
      </w:r>
      <w:r>
        <w:rPr>
          <w:rStyle w:val="P-Italics"/>
        </w:rPr>
        <w:t>-X</w:t>
      </w:r>
      <w:r>
        <w:rPr>
          <w:rStyle w:val="P-Italics"/>
          <w:vertAlign w:val="subscript"/>
        </w:rPr>
        <w:t>2</w:t>
      </w:r>
      <w:r>
        <w:t xml:space="preserve"> </w:t>
      </w:r>
      <w:r>
        <w:rPr>
          <w:rStyle w:val="P-Bold"/>
        </w:rPr>
        <w:t>feature space</w:t>
      </w:r>
      <w:r>
        <w:t xml:space="preserve"> in the following exercise. </w:t>
      </w:r>
    </w:p>
    <w:p w14:paraId="5FA9E759" w14:textId="77777777" w:rsidR="006A219A" w:rsidRDefault="006A219A" w:rsidP="006A219A">
      <w:pPr>
        <w:pStyle w:val="P-Regular"/>
      </w:pPr>
      <w:r>
        <w:t>We have now learned, from a theoretical and mathematical perspective, why logistic regression is considered a linear model. We also examined a single feature and considered whether the assumption of linearity was appropriate. It is also important to understand the assumption of linearity, in terms of how flexible and powerful we can expect logistic regression to be, when used as a classifier with multiple features.</w:t>
      </w:r>
    </w:p>
    <w:p w14:paraId="141D26CA" w14:textId="77777777" w:rsidR="006A219A" w:rsidRDefault="006A219A" w:rsidP="006A219A">
      <w:pPr>
        <w:pStyle w:val="H2-General"/>
      </w:pPr>
      <w:r>
        <w:t>Exercise 15: Linear Decision Boundary of Logistic Regression</w:t>
      </w:r>
    </w:p>
    <w:p w14:paraId="3D65C49C" w14:textId="77777777" w:rsidR="006A219A" w:rsidRDefault="006A219A" w:rsidP="006A219A">
      <w:pPr>
        <w:pStyle w:val="P-Regular"/>
      </w:pPr>
      <w:r>
        <w:lastRenderedPageBreak/>
        <w:t xml:space="preserve">In this exercise, we illustrate the concept of a </w:t>
      </w:r>
      <w:r>
        <w:rPr>
          <w:rStyle w:val="P-Bold"/>
        </w:rPr>
        <w:t>decision boundary</w:t>
      </w:r>
      <w:r>
        <w:t xml:space="preserve"> for a binary classification problem. We use synthetic data to create a clear example of how the decision boundary of logistic regression looks in comparison to the training samples. We start by generating two features, </w:t>
      </w:r>
      <w:r>
        <w:rPr>
          <w:rStyle w:val="P-Italics"/>
        </w:rPr>
        <w:t>X</w:t>
      </w:r>
      <w:r>
        <w:rPr>
          <w:rStyle w:val="P-Italics"/>
          <w:vertAlign w:val="subscript"/>
        </w:rPr>
        <w:t>1</w:t>
      </w:r>
      <w:r>
        <w:t xml:space="preserve"> and </w:t>
      </w:r>
      <w:r>
        <w:rPr>
          <w:rStyle w:val="P-Italics"/>
        </w:rPr>
        <w:t>X</w:t>
      </w:r>
      <w:r>
        <w:rPr>
          <w:rStyle w:val="P-Italics"/>
          <w:vertAlign w:val="subscript"/>
        </w:rPr>
        <w:t>2</w:t>
      </w:r>
      <w:r>
        <w:t xml:space="preserve">, at random. Since there are two features, we can say that the data for this problem are two-dimensional. This makes it easy to visualize. The concepts we illustrate here generalize to cases of more than two features, such as the real-world datasets you're likely to see in your work; however, the decision boundary is harder to visualize in higher-dimensional spaces. </w:t>
      </w:r>
    </w:p>
    <w:p w14:paraId="04347B7A" w14:textId="77777777" w:rsidR="006A219A" w:rsidRDefault="006A219A" w:rsidP="006A219A">
      <w:pPr>
        <w:pStyle w:val="P-Regular"/>
      </w:pPr>
      <w:r>
        <w:t>Perform the following steps to complete the exercise:</w:t>
      </w:r>
    </w:p>
    <w:p w14:paraId="3FA9D0C8" w14:textId="1683516C" w:rsidR="008F0CAC" w:rsidRDefault="008F0CAC" w:rsidP="006A219A">
      <w:pPr>
        <w:pStyle w:val="P-Callout"/>
      </w:pPr>
      <w:r>
        <w:t>Note</w:t>
      </w:r>
    </w:p>
    <w:p w14:paraId="60E897D0" w14:textId="7CD2D7B2" w:rsidR="006A219A" w:rsidRDefault="006A219A" w:rsidP="006A219A">
      <w:pPr>
        <w:pStyle w:val="P-Callout"/>
      </w:pPr>
      <w:r>
        <w:t xml:space="preserve">The code and the resulting output for this exercise have been loaded in a </w:t>
      </w:r>
      <w:proofErr w:type="spellStart"/>
      <w:r>
        <w:t>Jupyter</w:t>
      </w:r>
      <w:proofErr w:type="spellEnd"/>
      <w:r>
        <w:t xml:space="preserve"> Notebook that can be found here: </w:t>
      </w:r>
      <w:r w:rsidR="0093577D" w:rsidRPr="00E9684C">
        <w:rPr>
          <w:strike/>
          <w:rPrChange w:id="311" w:author="Stephen Klosterman" w:date="2020-11-15T09:46:00Z">
            <w:rPr/>
          </w:rPrChange>
        </w:rPr>
        <w:fldChar w:fldCharType="begin"/>
      </w:r>
      <w:r w:rsidR="0093577D" w:rsidRPr="00E9684C">
        <w:rPr>
          <w:strike/>
          <w:rPrChange w:id="312" w:author="Stephen Klosterman" w:date="2020-11-15T09:46:00Z">
            <w:rPr/>
          </w:rPrChange>
        </w:rPr>
        <w:instrText xml:space="preserve"> HYPERLINK "http://bit.ly/2VnbXRL" </w:instrText>
      </w:r>
      <w:r w:rsidR="0093577D" w:rsidRPr="00E9684C">
        <w:rPr>
          <w:strike/>
          <w:rPrChange w:id="313" w:author="Stephen Klosterman" w:date="2020-11-15T09:46:00Z">
            <w:rPr/>
          </w:rPrChange>
        </w:rPr>
        <w:fldChar w:fldCharType="separate"/>
      </w:r>
      <w:r w:rsidRPr="00E9684C">
        <w:rPr>
          <w:rStyle w:val="Hyperlink"/>
          <w:strike/>
          <w:color w:val="000000"/>
          <w:rPrChange w:id="314" w:author="Stephen Klosterman" w:date="2020-11-15T09:46:00Z">
            <w:rPr>
              <w:rStyle w:val="Hyperlink"/>
              <w:color w:val="000000"/>
            </w:rPr>
          </w:rPrChange>
        </w:rPr>
        <w:t>http://bit.ly/2VnbXRL</w:t>
      </w:r>
      <w:r w:rsidR="0093577D" w:rsidRPr="00E9684C">
        <w:rPr>
          <w:rStyle w:val="Hyperlink"/>
          <w:strike/>
          <w:color w:val="000000"/>
          <w:rPrChange w:id="315" w:author="Stephen Klosterman" w:date="2020-11-15T09:46:00Z">
            <w:rPr>
              <w:rStyle w:val="Hyperlink"/>
              <w:color w:val="000000"/>
            </w:rPr>
          </w:rPrChange>
        </w:rPr>
        <w:fldChar w:fldCharType="end"/>
      </w:r>
      <w:r>
        <w:t>.</w:t>
      </w:r>
    </w:p>
    <w:p w14:paraId="5614EF63" w14:textId="77777777" w:rsidR="006A219A" w:rsidRDefault="006A219A" w:rsidP="00E85C5A">
      <w:pPr>
        <w:pStyle w:val="L-Numbers"/>
        <w:numPr>
          <w:ilvl w:val="0"/>
          <w:numId w:val="18"/>
        </w:numPr>
        <w:pPrChange w:id="316" w:author="Stephen Klosterman" w:date="2020-11-15T09:55:00Z">
          <w:pPr>
            <w:pStyle w:val="L-Numbers"/>
          </w:pPr>
        </w:pPrChange>
      </w:pPr>
      <w:r>
        <w:t>Generate the features using the following code:</w:t>
      </w:r>
    </w:p>
    <w:p w14:paraId="42D19987" w14:textId="0C5E8653" w:rsidR="00616714" w:rsidRDefault="006A219A" w:rsidP="00616714">
      <w:pPr>
        <w:pStyle w:val="L-Source"/>
        <w:rPr>
          <w:ins w:id="317" w:author="Stephen Klosterman" w:date="2020-11-15T09:46:00Z"/>
        </w:rPr>
      </w:pPr>
      <w:del w:id="318" w:author="Stephen Klosterman" w:date="2020-11-15T09:46:00Z">
        <w:r w:rsidDel="00616714">
          <w:delText>np</w:delText>
        </w:r>
      </w:del>
      <w:ins w:id="319" w:author="Stephen Klosterman" w:date="2020-11-15T09:46:00Z">
        <w:r w:rsidR="00616714">
          <w:t xml:space="preserve">from </w:t>
        </w:r>
        <w:proofErr w:type="spellStart"/>
        <w:proofErr w:type="gramStart"/>
        <w:r w:rsidR="00616714">
          <w:t>numpy.random</w:t>
        </w:r>
        <w:proofErr w:type="spellEnd"/>
        <w:proofErr w:type="gramEnd"/>
        <w:r w:rsidR="00616714">
          <w:t xml:space="preserve"> import </w:t>
        </w:r>
        <w:proofErr w:type="spellStart"/>
        <w:r w:rsidR="00616714">
          <w:t>default_rng</w:t>
        </w:r>
        <w:proofErr w:type="spellEnd"/>
      </w:ins>
    </w:p>
    <w:p w14:paraId="7DFBA130" w14:textId="77777777" w:rsidR="00616714" w:rsidRDefault="00616714" w:rsidP="00616714">
      <w:pPr>
        <w:pStyle w:val="L-Source"/>
        <w:rPr>
          <w:ins w:id="320" w:author="Stephen Klosterman" w:date="2020-11-15T09:46:00Z"/>
        </w:rPr>
      </w:pPr>
      <w:proofErr w:type="spellStart"/>
      <w:ins w:id="321" w:author="Stephen Klosterman" w:date="2020-11-15T09:46:00Z">
        <w:r>
          <w:t>rg</w:t>
        </w:r>
        <w:proofErr w:type="spellEnd"/>
        <w:r>
          <w:t xml:space="preserve"> = </w:t>
        </w:r>
        <w:proofErr w:type="spellStart"/>
        <w:r>
          <w:t>default_</w:t>
        </w:r>
        <w:proofErr w:type="gramStart"/>
        <w:r>
          <w:t>rng</w:t>
        </w:r>
        <w:proofErr w:type="spellEnd"/>
        <w:r>
          <w:t>(</w:t>
        </w:r>
        <w:proofErr w:type="gramEnd"/>
        <w:r>
          <w:t>4)</w:t>
        </w:r>
      </w:ins>
    </w:p>
    <w:p w14:paraId="3963A3C7" w14:textId="77777777" w:rsidR="00616714" w:rsidRDefault="00616714" w:rsidP="00616714">
      <w:pPr>
        <w:pStyle w:val="L-Source"/>
        <w:rPr>
          <w:ins w:id="322" w:author="Stephen Klosterman" w:date="2020-11-15T09:46:00Z"/>
        </w:rPr>
      </w:pPr>
      <w:ins w:id="323" w:author="Stephen Klosterman" w:date="2020-11-15T09:46:00Z">
        <w:r>
          <w:t xml:space="preserve">X_1_pos = </w:t>
        </w:r>
        <w:proofErr w:type="spellStart"/>
        <w:proofErr w:type="gramStart"/>
        <w:r>
          <w:t>rg.uniform</w:t>
        </w:r>
        <w:proofErr w:type="spellEnd"/>
        <w:proofErr w:type="gramEnd"/>
        <w:r>
          <w:t>(low=1, high=7, size=(20,1))</w:t>
        </w:r>
      </w:ins>
    </w:p>
    <w:p w14:paraId="3E8ECE27" w14:textId="77777777" w:rsidR="00616714" w:rsidRDefault="00616714" w:rsidP="00616714">
      <w:pPr>
        <w:pStyle w:val="L-Source"/>
        <w:rPr>
          <w:ins w:id="324" w:author="Stephen Klosterman" w:date="2020-11-15T09:46:00Z"/>
        </w:rPr>
      </w:pPr>
      <w:ins w:id="325" w:author="Stephen Klosterman" w:date="2020-11-15T09:46:00Z">
        <w:r>
          <w:t>print(X_1_</w:t>
        </w:r>
        <w:proofErr w:type="gramStart"/>
        <w:r>
          <w:t>pos[</w:t>
        </w:r>
        <w:proofErr w:type="gramEnd"/>
        <w:r>
          <w:t>0:3])</w:t>
        </w:r>
      </w:ins>
    </w:p>
    <w:p w14:paraId="0787853D" w14:textId="77777777" w:rsidR="00616714" w:rsidRDefault="00616714" w:rsidP="00616714">
      <w:pPr>
        <w:pStyle w:val="L-Source"/>
        <w:rPr>
          <w:ins w:id="326" w:author="Stephen Klosterman" w:date="2020-11-15T09:46:00Z"/>
        </w:rPr>
      </w:pPr>
      <w:ins w:id="327" w:author="Stephen Klosterman" w:date="2020-11-15T09:46:00Z">
        <w:r>
          <w:t xml:space="preserve">X_1_neg = </w:t>
        </w:r>
        <w:proofErr w:type="spellStart"/>
        <w:proofErr w:type="gramStart"/>
        <w:r>
          <w:t>rg.uniform</w:t>
        </w:r>
        <w:proofErr w:type="spellEnd"/>
        <w:proofErr w:type="gramEnd"/>
        <w:r>
          <w:t>(low=3, high=10, size=(20,1))</w:t>
        </w:r>
      </w:ins>
    </w:p>
    <w:p w14:paraId="750F2B2E" w14:textId="77777777" w:rsidR="00616714" w:rsidRDefault="00616714" w:rsidP="00616714">
      <w:pPr>
        <w:pStyle w:val="L-Source"/>
        <w:rPr>
          <w:ins w:id="328" w:author="Stephen Klosterman" w:date="2020-11-15T09:46:00Z"/>
        </w:rPr>
      </w:pPr>
      <w:ins w:id="329" w:author="Stephen Klosterman" w:date="2020-11-15T09:46:00Z">
        <w:r>
          <w:t>print(X_1_</w:t>
        </w:r>
        <w:proofErr w:type="gramStart"/>
        <w:r>
          <w:t>neg[</w:t>
        </w:r>
        <w:proofErr w:type="gramEnd"/>
        <w:r>
          <w:t>0:3])</w:t>
        </w:r>
      </w:ins>
    </w:p>
    <w:p w14:paraId="61F8827D" w14:textId="77777777" w:rsidR="00616714" w:rsidRDefault="00616714" w:rsidP="00616714">
      <w:pPr>
        <w:pStyle w:val="L-Source"/>
        <w:rPr>
          <w:ins w:id="330" w:author="Stephen Klosterman" w:date="2020-11-15T09:46:00Z"/>
        </w:rPr>
      </w:pPr>
      <w:ins w:id="331" w:author="Stephen Klosterman" w:date="2020-11-15T09:46:00Z">
        <w:r>
          <w:t xml:space="preserve">X_2_pos = </w:t>
        </w:r>
        <w:proofErr w:type="spellStart"/>
        <w:proofErr w:type="gramStart"/>
        <w:r>
          <w:t>rg.uniform</w:t>
        </w:r>
        <w:proofErr w:type="spellEnd"/>
        <w:proofErr w:type="gramEnd"/>
        <w:r>
          <w:t>(low=1, high=7, size=(20,1))</w:t>
        </w:r>
      </w:ins>
    </w:p>
    <w:p w14:paraId="15B2DC24" w14:textId="77777777" w:rsidR="00616714" w:rsidRDefault="00616714" w:rsidP="00616714">
      <w:pPr>
        <w:pStyle w:val="L-Source"/>
        <w:rPr>
          <w:ins w:id="332" w:author="Stephen Klosterman" w:date="2020-11-15T09:46:00Z"/>
        </w:rPr>
      </w:pPr>
      <w:ins w:id="333" w:author="Stephen Klosterman" w:date="2020-11-15T09:46:00Z">
        <w:r>
          <w:t>print(X_1_</w:t>
        </w:r>
        <w:proofErr w:type="gramStart"/>
        <w:r>
          <w:t>pos[</w:t>
        </w:r>
        <w:proofErr w:type="gramEnd"/>
        <w:r>
          <w:t>0:3])</w:t>
        </w:r>
      </w:ins>
    </w:p>
    <w:p w14:paraId="09B405AE" w14:textId="77777777" w:rsidR="00616714" w:rsidRDefault="00616714" w:rsidP="00616714">
      <w:pPr>
        <w:pStyle w:val="L-Source"/>
        <w:rPr>
          <w:ins w:id="334" w:author="Stephen Klosterman" w:date="2020-11-15T09:46:00Z"/>
        </w:rPr>
      </w:pPr>
      <w:ins w:id="335" w:author="Stephen Klosterman" w:date="2020-11-15T09:46:00Z">
        <w:r>
          <w:t xml:space="preserve">X_2_neg = </w:t>
        </w:r>
        <w:proofErr w:type="spellStart"/>
        <w:proofErr w:type="gramStart"/>
        <w:r>
          <w:t>rg.uniform</w:t>
        </w:r>
        <w:proofErr w:type="spellEnd"/>
        <w:proofErr w:type="gramEnd"/>
        <w:r>
          <w:t>(low=3, high=10, size=(20,1))</w:t>
        </w:r>
      </w:ins>
    </w:p>
    <w:p w14:paraId="7C308739" w14:textId="5A4AAB51" w:rsidR="006A219A" w:rsidDel="00616714" w:rsidRDefault="00616714" w:rsidP="00616714">
      <w:pPr>
        <w:pStyle w:val="L-Source"/>
        <w:rPr>
          <w:del w:id="336" w:author="Stephen Klosterman" w:date="2020-11-15T09:46:00Z"/>
        </w:rPr>
      </w:pPr>
      <w:ins w:id="337" w:author="Stephen Klosterman" w:date="2020-11-15T09:46:00Z">
        <w:r>
          <w:t>print(X_1_</w:t>
        </w:r>
        <w:proofErr w:type="gramStart"/>
        <w:r>
          <w:t>neg[</w:t>
        </w:r>
        <w:proofErr w:type="gramEnd"/>
        <w:r>
          <w:t>0:3])</w:t>
        </w:r>
      </w:ins>
      <w:del w:id="338" w:author="Stephen Klosterman" w:date="2020-11-15T09:46:00Z">
        <w:r w:rsidR="006A219A" w:rsidDel="00616714">
          <w:delText>.random.seed(seed=6)</w:delText>
        </w:r>
      </w:del>
    </w:p>
    <w:p w14:paraId="6CC082E0" w14:textId="1CE41D13" w:rsidR="006A219A" w:rsidDel="00616714" w:rsidRDefault="006A219A" w:rsidP="00616714">
      <w:pPr>
        <w:pStyle w:val="L-Source"/>
        <w:rPr>
          <w:del w:id="339" w:author="Stephen Klosterman" w:date="2020-11-15T09:46:00Z"/>
        </w:rPr>
      </w:pPr>
      <w:del w:id="340" w:author="Stephen Klosterman" w:date="2020-11-15T09:46:00Z">
        <w:r w:rsidDel="00616714">
          <w:delText>X_1_pos = np.random.uniform(low=1, high=7, size=(20,1))</w:delText>
        </w:r>
      </w:del>
    </w:p>
    <w:p w14:paraId="3069BE3E" w14:textId="46E0E522" w:rsidR="006A219A" w:rsidDel="00616714" w:rsidRDefault="006A219A" w:rsidP="00616714">
      <w:pPr>
        <w:pStyle w:val="L-Source"/>
        <w:rPr>
          <w:del w:id="341" w:author="Stephen Klosterman" w:date="2020-11-15T09:46:00Z"/>
        </w:rPr>
      </w:pPr>
      <w:del w:id="342" w:author="Stephen Klosterman" w:date="2020-11-15T09:46:00Z">
        <w:r w:rsidDel="00616714">
          <w:delText>print(X_1_pos[0:3])</w:delText>
        </w:r>
      </w:del>
    </w:p>
    <w:p w14:paraId="63B41588" w14:textId="27D041F4" w:rsidR="006A219A" w:rsidDel="00616714" w:rsidRDefault="006A219A" w:rsidP="00616714">
      <w:pPr>
        <w:pStyle w:val="L-Source"/>
        <w:rPr>
          <w:del w:id="343" w:author="Stephen Klosterman" w:date="2020-11-15T09:46:00Z"/>
        </w:rPr>
      </w:pPr>
      <w:del w:id="344" w:author="Stephen Klosterman" w:date="2020-11-15T09:46:00Z">
        <w:r w:rsidDel="00616714">
          <w:delText>X_1_neg = np.random.uniform(low=3, high=10, size=(20,1))</w:delText>
        </w:r>
      </w:del>
    </w:p>
    <w:p w14:paraId="0EAAE76A" w14:textId="51382369" w:rsidR="006A219A" w:rsidDel="00616714" w:rsidRDefault="006A219A" w:rsidP="00616714">
      <w:pPr>
        <w:pStyle w:val="L-Source"/>
        <w:rPr>
          <w:del w:id="345" w:author="Stephen Klosterman" w:date="2020-11-15T09:46:00Z"/>
        </w:rPr>
      </w:pPr>
      <w:del w:id="346" w:author="Stephen Klosterman" w:date="2020-11-15T09:46:00Z">
        <w:r w:rsidDel="00616714">
          <w:delText>print(X_1_neg[0:3])</w:delText>
        </w:r>
      </w:del>
    </w:p>
    <w:p w14:paraId="4D7C7B4A" w14:textId="066F334B" w:rsidR="006A219A" w:rsidDel="00616714" w:rsidRDefault="006A219A" w:rsidP="00616714">
      <w:pPr>
        <w:pStyle w:val="L-Source"/>
        <w:rPr>
          <w:del w:id="347" w:author="Stephen Klosterman" w:date="2020-11-15T09:46:00Z"/>
        </w:rPr>
      </w:pPr>
      <w:del w:id="348" w:author="Stephen Klosterman" w:date="2020-11-15T09:46:00Z">
        <w:r w:rsidDel="00616714">
          <w:delText>X_2_pos = np.random.uniform(low=1, high=7, size=(20,1))</w:delText>
        </w:r>
      </w:del>
    </w:p>
    <w:p w14:paraId="3B929F0C" w14:textId="31C75905" w:rsidR="006A219A" w:rsidDel="00616714" w:rsidRDefault="006A219A" w:rsidP="00616714">
      <w:pPr>
        <w:pStyle w:val="L-Source"/>
        <w:rPr>
          <w:del w:id="349" w:author="Stephen Klosterman" w:date="2020-11-15T09:46:00Z"/>
        </w:rPr>
      </w:pPr>
      <w:del w:id="350" w:author="Stephen Klosterman" w:date="2020-11-15T09:46:00Z">
        <w:r w:rsidDel="00616714">
          <w:delText>print(X_1_pos[0:3])</w:delText>
        </w:r>
      </w:del>
    </w:p>
    <w:p w14:paraId="02EC6F0C" w14:textId="1C657BF3" w:rsidR="006A219A" w:rsidDel="00616714" w:rsidRDefault="006A219A" w:rsidP="00616714">
      <w:pPr>
        <w:pStyle w:val="L-Source"/>
        <w:rPr>
          <w:del w:id="351" w:author="Stephen Klosterman" w:date="2020-11-15T09:46:00Z"/>
        </w:rPr>
      </w:pPr>
      <w:del w:id="352" w:author="Stephen Klosterman" w:date="2020-11-15T09:46:00Z">
        <w:r w:rsidDel="00616714">
          <w:delText>X_2_neg = np.random.uniform(low=3, high=10, size=(20,1))</w:delText>
        </w:r>
      </w:del>
    </w:p>
    <w:p w14:paraId="436CD11D" w14:textId="064DC73E" w:rsidR="006A219A" w:rsidRDefault="006A219A" w:rsidP="00616714">
      <w:pPr>
        <w:pStyle w:val="L-Source"/>
      </w:pPr>
      <w:del w:id="353" w:author="Stephen Klosterman" w:date="2020-11-15T09:46:00Z">
        <w:r w:rsidDel="00616714">
          <w:delText>print(X_1_neg[0:3])</w:delText>
        </w:r>
      </w:del>
    </w:p>
    <w:p w14:paraId="409F1064" w14:textId="0F2A6182" w:rsidR="006A219A" w:rsidRDefault="006A219A" w:rsidP="006A219A">
      <w:pPr>
        <w:pStyle w:val="L-Regular"/>
      </w:pPr>
      <w:r>
        <w:t xml:space="preserve">You don't need to worry too much about why we selected the values we did; the plotting we do later should make it clear. Notice, however, that </w:t>
      </w:r>
      <w:del w:id="354" w:author="Stephen Klosterman" w:date="2020-11-15T09:48:00Z">
        <w:r w:rsidDel="002A2C1D">
          <w:delText>we are also going to assign</w:delText>
        </w:r>
      </w:del>
      <w:ins w:id="355" w:author="Stephen Klosterman" w:date="2020-11-15T09:48:00Z">
        <w:r w:rsidR="002A2C1D">
          <w:t>we have assigned</w:t>
        </w:r>
      </w:ins>
      <w:r>
        <w:t xml:space="preserve"> the true class at the same time</w:t>
      </w:r>
      <w:ins w:id="356" w:author="Stephen Klosterman" w:date="2020-11-15T09:48:00Z">
        <w:r w:rsidR="002A2C1D">
          <w:t>, by defining here which points (</w:t>
        </w:r>
        <w:r w:rsidR="002A2C1D" w:rsidRPr="002A2C1D">
          <w:rPr>
            <w:i/>
            <w:iCs/>
            <w:rPrChange w:id="357" w:author="Stephen Klosterman" w:date="2020-11-15T09:48:00Z">
              <w:rPr/>
            </w:rPrChange>
          </w:rPr>
          <w:t>X</w:t>
        </w:r>
        <w:r w:rsidR="002A2C1D" w:rsidRPr="002A2C1D">
          <w:rPr>
            <w:vertAlign w:val="subscript"/>
            <w:rPrChange w:id="358" w:author="Stephen Klosterman" w:date="2020-11-15T09:49:00Z">
              <w:rPr/>
            </w:rPrChange>
          </w:rPr>
          <w:t>1</w:t>
        </w:r>
        <w:r w:rsidR="002A2C1D">
          <w:t xml:space="preserve">, </w:t>
        </w:r>
        <w:r w:rsidR="002A2C1D" w:rsidRPr="002A2C1D">
          <w:rPr>
            <w:i/>
            <w:iCs/>
            <w:rPrChange w:id="359" w:author="Stephen Klosterman" w:date="2020-11-15T09:48:00Z">
              <w:rPr/>
            </w:rPrChange>
          </w:rPr>
          <w:t>X</w:t>
        </w:r>
      </w:ins>
      <w:ins w:id="360" w:author="Stephen Klosterman" w:date="2020-11-15T09:49:00Z">
        <w:r w:rsidR="002A2C1D" w:rsidRPr="002A2C1D">
          <w:rPr>
            <w:vertAlign w:val="subscript"/>
            <w:rPrChange w:id="361" w:author="Stephen Klosterman" w:date="2020-11-15T09:49:00Z">
              <w:rPr/>
            </w:rPrChange>
          </w:rPr>
          <w:t>2</w:t>
        </w:r>
      </w:ins>
      <w:ins w:id="362" w:author="Stephen Klosterman" w:date="2020-11-15T09:48:00Z">
        <w:r w:rsidR="002A2C1D">
          <w:t>) will be in the positive and negative classes</w:t>
        </w:r>
      </w:ins>
      <w:r>
        <w:t>. The result of this is that we have 20 samples each in the positive and negative classes, for a total of 40 samples, and that we have two features for each sample. We show the first three values of each feature for both positive and negative classes.</w:t>
      </w:r>
    </w:p>
    <w:p w14:paraId="3144A86B" w14:textId="77777777" w:rsidR="006A219A" w:rsidRDefault="006A219A" w:rsidP="006A219A">
      <w:pPr>
        <w:pStyle w:val="L-Regular"/>
      </w:pPr>
      <w:r>
        <w:t>The output should be the following:</w:t>
      </w:r>
    </w:p>
    <w:p w14:paraId="31FDCD6A" w14:textId="491C00F6" w:rsidR="006A219A" w:rsidRDefault="006A219A" w:rsidP="006A219A">
      <w:pPr>
        <w:pStyle w:val="L-Regular"/>
      </w:pPr>
      <w:r>
        <w:rPr>
          <w:noProof/>
        </w:rPr>
        <w:drawing>
          <wp:inline distT="0" distB="0" distL="0" distR="0" wp14:anchorId="57B27C6F" wp14:editId="0B665DC8">
            <wp:extent cx="1182982" cy="190451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1182982" cy="1904518"/>
                    </a:xfrm>
                    <a:prstGeom prst="rect">
                      <a:avLst/>
                    </a:prstGeom>
                    <a:noFill/>
                    <a:ln>
                      <a:noFill/>
                    </a:ln>
                    <a:extLst>
                      <a:ext uri="{53640926-AAD7-44D8-BBD7-CCE9431645EC}">
                        <a14:shadowObscured xmlns:a14="http://schemas.microsoft.com/office/drawing/2010/main"/>
                      </a:ext>
                    </a:extLst>
                  </pic:spPr>
                </pic:pic>
              </a:graphicData>
            </a:graphic>
          </wp:inline>
        </w:drawing>
      </w:r>
    </w:p>
    <w:p w14:paraId="70BE2C5A" w14:textId="77777777" w:rsidR="006A219A" w:rsidRDefault="006A219A" w:rsidP="006A219A">
      <w:pPr>
        <w:pStyle w:val="IMG-Caption"/>
      </w:pPr>
      <w:r>
        <w:t>Figure 3.44: Generating synthetic data for a binary classification problem</w:t>
      </w:r>
    </w:p>
    <w:p w14:paraId="4AB87886" w14:textId="77777777" w:rsidR="006A219A" w:rsidRDefault="006A219A" w:rsidP="006A219A">
      <w:pPr>
        <w:pStyle w:val="L-Numbers"/>
      </w:pPr>
      <w:r>
        <w:lastRenderedPageBreak/>
        <w:t>Plot these data, coloring the positive samples in red and the negative samples in blue. The plotting code is as follows:</w:t>
      </w:r>
    </w:p>
    <w:p w14:paraId="21F48206" w14:textId="77777777" w:rsidR="006A219A" w:rsidRDefault="006A219A" w:rsidP="006A219A">
      <w:pPr>
        <w:pStyle w:val="L-Source"/>
      </w:pPr>
      <w:proofErr w:type="spellStart"/>
      <w:proofErr w:type="gramStart"/>
      <w:r>
        <w:t>plt.scatter</w:t>
      </w:r>
      <w:proofErr w:type="spellEnd"/>
      <w:proofErr w:type="gramEnd"/>
      <w:r>
        <w:t>(X_1_pos, X_2_pos, color='red', marker='x')</w:t>
      </w:r>
    </w:p>
    <w:p w14:paraId="3C2CF5C0" w14:textId="77777777" w:rsidR="006A219A" w:rsidRDefault="006A219A" w:rsidP="006A219A">
      <w:pPr>
        <w:pStyle w:val="L-Source"/>
      </w:pPr>
      <w:proofErr w:type="spellStart"/>
      <w:proofErr w:type="gramStart"/>
      <w:r>
        <w:t>plt.scatter</w:t>
      </w:r>
      <w:proofErr w:type="spellEnd"/>
      <w:proofErr w:type="gramEnd"/>
      <w:r>
        <w:t>(X_1_neg, X_2_neg, color='blue', marker='x')</w:t>
      </w:r>
    </w:p>
    <w:p w14:paraId="23DC8ADD" w14:textId="77777777" w:rsidR="006A219A" w:rsidRDefault="006A219A" w:rsidP="006A219A">
      <w:pPr>
        <w:pStyle w:val="L-Source"/>
      </w:pPr>
      <w:proofErr w:type="spellStart"/>
      <w:proofErr w:type="gramStart"/>
      <w:r>
        <w:t>plt.xlabel</w:t>
      </w:r>
      <w:proofErr w:type="spellEnd"/>
      <w:proofErr w:type="gramEnd"/>
      <w:r>
        <w:t>('$X_1$')</w:t>
      </w:r>
    </w:p>
    <w:p w14:paraId="5EC7F808" w14:textId="77777777" w:rsidR="006A219A" w:rsidRDefault="006A219A" w:rsidP="006A219A">
      <w:pPr>
        <w:pStyle w:val="L-Source"/>
      </w:pPr>
      <w:proofErr w:type="spellStart"/>
      <w:proofErr w:type="gramStart"/>
      <w:r>
        <w:t>plt.ylabel</w:t>
      </w:r>
      <w:proofErr w:type="spellEnd"/>
      <w:proofErr w:type="gramEnd"/>
      <w:r>
        <w:t>('$X_2$')</w:t>
      </w:r>
    </w:p>
    <w:p w14:paraId="38832A24" w14:textId="77777777" w:rsidR="006A219A" w:rsidRDefault="006A219A" w:rsidP="006A219A">
      <w:pPr>
        <w:pStyle w:val="L-Source"/>
      </w:pPr>
      <w:proofErr w:type="spellStart"/>
      <w:proofErr w:type="gramStart"/>
      <w:r>
        <w:t>plt.legend</w:t>
      </w:r>
      <w:proofErr w:type="spellEnd"/>
      <w:proofErr w:type="gramEnd"/>
      <w:r>
        <w:t>(['Positive class', 'Negative class'])</w:t>
      </w:r>
    </w:p>
    <w:p w14:paraId="1AF47BC0" w14:textId="77777777" w:rsidR="006A219A" w:rsidRDefault="006A219A" w:rsidP="006A219A">
      <w:pPr>
        <w:pStyle w:val="L-Regular"/>
      </w:pPr>
      <w:r>
        <w:t>The result should look like this:</w:t>
      </w:r>
    </w:p>
    <w:p w14:paraId="303C31F8" w14:textId="7D30E93D" w:rsidR="006A219A" w:rsidRDefault="006A219A" w:rsidP="006A219A">
      <w:pPr>
        <w:pStyle w:val="L-Regular"/>
      </w:pPr>
      <w:r>
        <w:rPr>
          <w:noProof/>
        </w:rPr>
        <w:drawing>
          <wp:inline distT="0" distB="0" distL="0" distR="0" wp14:anchorId="755C82FE" wp14:editId="478FB644">
            <wp:extent cx="4049783" cy="2773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4049783" cy="2773680"/>
                    </a:xfrm>
                    <a:prstGeom prst="rect">
                      <a:avLst/>
                    </a:prstGeom>
                    <a:noFill/>
                    <a:ln>
                      <a:noFill/>
                    </a:ln>
                  </pic:spPr>
                </pic:pic>
              </a:graphicData>
            </a:graphic>
          </wp:inline>
        </w:drawing>
      </w:r>
    </w:p>
    <w:p w14:paraId="1055B9EF" w14:textId="77777777" w:rsidR="006A219A" w:rsidRDefault="006A219A" w:rsidP="006A219A">
      <w:pPr>
        <w:pStyle w:val="IMG-Caption"/>
      </w:pPr>
      <w:r>
        <w:t>Figure 3.45: Generating synthetic data for a binary classification problem</w:t>
      </w:r>
    </w:p>
    <w:p w14:paraId="43CABA33" w14:textId="77777777" w:rsidR="006A219A" w:rsidRDefault="006A219A" w:rsidP="006A219A">
      <w:pPr>
        <w:pStyle w:val="L-Regular"/>
      </w:pPr>
      <w:r>
        <w:t xml:space="preserve">In order to use our synthetic features with scikit-learn, we need to assemble them into a matrix. We use NumPy's </w:t>
      </w:r>
      <w:r>
        <w:rPr>
          <w:rStyle w:val="P-Code"/>
        </w:rPr>
        <w:t>block</w:t>
      </w:r>
      <w:r>
        <w:t xml:space="preserve"> function for this to create a 40 by 2 matrix. There will be 40 rows because there are 40 total samples, and 2 columns because there are 2 features. We will arrange things so that the features for the positive samples come in the first 20 rows, and those for the negative samples after that. </w:t>
      </w:r>
    </w:p>
    <w:p w14:paraId="53560F17" w14:textId="77777777" w:rsidR="006A219A" w:rsidRDefault="006A219A" w:rsidP="006A219A">
      <w:pPr>
        <w:pStyle w:val="L-Numbers"/>
      </w:pPr>
      <w:r>
        <w:t>Create a 40 by 2 matrix and then show the shape and the first 3 rows:</w:t>
      </w:r>
    </w:p>
    <w:p w14:paraId="278DDA05" w14:textId="77777777" w:rsidR="006A219A" w:rsidRDefault="006A219A" w:rsidP="006A219A">
      <w:pPr>
        <w:pStyle w:val="L-Source"/>
      </w:pPr>
      <w:r>
        <w:t xml:space="preserve">X = </w:t>
      </w:r>
      <w:proofErr w:type="spellStart"/>
      <w:proofErr w:type="gramStart"/>
      <w:r>
        <w:t>np.block</w:t>
      </w:r>
      <w:proofErr w:type="spellEnd"/>
      <w:proofErr w:type="gramEnd"/>
      <w:r>
        <w:t>([[X_1_pos, X_2_pos], [X_1_neg, X_2_neg]])</w:t>
      </w:r>
    </w:p>
    <w:p w14:paraId="07F1C48A" w14:textId="77777777" w:rsidR="006A219A" w:rsidRDefault="006A219A" w:rsidP="006A219A">
      <w:pPr>
        <w:pStyle w:val="L-Source"/>
      </w:pPr>
      <w:r>
        <w:t>print(</w:t>
      </w:r>
      <w:proofErr w:type="spellStart"/>
      <w:proofErr w:type="gramStart"/>
      <w:r>
        <w:t>X.shape</w:t>
      </w:r>
      <w:proofErr w:type="spellEnd"/>
      <w:proofErr w:type="gramEnd"/>
      <w:r>
        <w:t>)</w:t>
      </w:r>
    </w:p>
    <w:p w14:paraId="610DA9FD" w14:textId="77777777" w:rsidR="006A219A" w:rsidRDefault="006A219A" w:rsidP="006A219A">
      <w:pPr>
        <w:pStyle w:val="L-Source"/>
      </w:pPr>
      <w:r>
        <w:t>print(</w:t>
      </w:r>
      <w:proofErr w:type="gramStart"/>
      <w:r>
        <w:t>X[</w:t>
      </w:r>
      <w:proofErr w:type="gramEnd"/>
      <w:r>
        <w:t>0:3])</w:t>
      </w:r>
    </w:p>
    <w:p w14:paraId="643F302A" w14:textId="6CC89C2E" w:rsidR="006A219A" w:rsidRDefault="006A219A" w:rsidP="006A219A">
      <w:pPr>
        <w:pStyle w:val="L-Regular"/>
      </w:pPr>
      <w:r>
        <w:t>The output should be:</w:t>
      </w:r>
    </w:p>
    <w:p w14:paraId="05750AE0" w14:textId="6F503BF2" w:rsidR="008F0CAC" w:rsidDel="00E85C5A" w:rsidRDefault="008F0CAC" w:rsidP="008F0CAC">
      <w:pPr>
        <w:pStyle w:val="L-Regular"/>
        <w:ind w:left="0"/>
        <w:rPr>
          <w:del w:id="363" w:author="Stephen Klosterman" w:date="2020-11-15T09:52:00Z"/>
        </w:rPr>
      </w:pPr>
    </w:p>
    <w:p w14:paraId="7F2A5892" w14:textId="5C2AE218" w:rsidR="008F0CAC" w:rsidRDefault="008F0CAC" w:rsidP="006A219A">
      <w:pPr>
        <w:pStyle w:val="L-Regular"/>
      </w:pPr>
      <w:r>
        <w:rPr>
          <w:noProof/>
        </w:rPr>
        <w:drawing>
          <wp:inline distT="0" distB="0" distL="0" distR="0" wp14:anchorId="6E6A7AA1" wp14:editId="7763A0C6">
            <wp:extent cx="2168552" cy="75235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177280" cy="755383"/>
                    </a:xfrm>
                    <a:prstGeom prst="rect">
                      <a:avLst/>
                    </a:prstGeom>
                    <a:noFill/>
                    <a:ln>
                      <a:noFill/>
                    </a:ln>
                  </pic:spPr>
                </pic:pic>
              </a:graphicData>
            </a:graphic>
          </wp:inline>
        </w:drawing>
      </w:r>
    </w:p>
    <w:p w14:paraId="6727B29E" w14:textId="4B7257C6" w:rsidR="006A219A" w:rsidDel="00E85C5A" w:rsidRDefault="006A219A" w:rsidP="006A219A">
      <w:pPr>
        <w:pStyle w:val="L-Regular"/>
        <w:rPr>
          <w:del w:id="364" w:author="Stephen Klosterman" w:date="2020-11-15T09:52:00Z"/>
        </w:rPr>
      </w:pPr>
    </w:p>
    <w:p w14:paraId="78FC3ECC" w14:textId="77777777" w:rsidR="006A219A" w:rsidRDefault="006A219A" w:rsidP="006A219A">
      <w:pPr>
        <w:pStyle w:val="IMG-Caption"/>
      </w:pPr>
      <w:r>
        <w:t xml:space="preserve">Figure 3.46: Combining synthetic features </w:t>
      </w:r>
      <w:proofErr w:type="gramStart"/>
      <w:r>
        <w:t>in to</w:t>
      </w:r>
      <w:proofErr w:type="gramEnd"/>
      <w:r>
        <w:t xml:space="preserve"> a matrix</w:t>
      </w:r>
    </w:p>
    <w:p w14:paraId="00020B6E" w14:textId="77777777" w:rsidR="006A219A" w:rsidRDefault="006A219A" w:rsidP="006A219A">
      <w:pPr>
        <w:pStyle w:val="L-Regular"/>
      </w:pPr>
      <w:r>
        <w:lastRenderedPageBreak/>
        <w:t xml:space="preserve">We also need a response variable to go with these features. We know how we defined them, but we need an array of </w:t>
      </w:r>
      <w:r>
        <w:rPr>
          <w:rStyle w:val="P-Code"/>
        </w:rPr>
        <w:t>y</w:t>
      </w:r>
      <w:r>
        <w:t xml:space="preserve"> values to let scikit-learn know. </w:t>
      </w:r>
    </w:p>
    <w:p w14:paraId="697D1D0D" w14:textId="77777777" w:rsidR="006A219A" w:rsidRDefault="006A219A" w:rsidP="006A219A">
      <w:pPr>
        <w:pStyle w:val="L-Numbers"/>
      </w:pPr>
      <w:r>
        <w:t>Create a vertical stack (</w:t>
      </w:r>
      <w:proofErr w:type="spellStart"/>
      <w:r>
        <w:rPr>
          <w:rStyle w:val="P-Code"/>
        </w:rPr>
        <w:t>vstack</w:t>
      </w:r>
      <w:proofErr w:type="spellEnd"/>
      <w:r>
        <w:t>) of 20 1s and then 20 0s to match our arrangement of the features and reshape to the way that scikit-learn expects. Here is the code:</w:t>
      </w:r>
    </w:p>
    <w:p w14:paraId="7FD06E5C" w14:textId="77777777" w:rsidR="006A219A" w:rsidRDefault="006A219A" w:rsidP="006A219A">
      <w:pPr>
        <w:pStyle w:val="L-Source"/>
      </w:pPr>
      <w:r>
        <w:t xml:space="preserve">y = </w:t>
      </w:r>
      <w:proofErr w:type="spellStart"/>
      <w:proofErr w:type="gramStart"/>
      <w:r>
        <w:t>np.vstack</w:t>
      </w:r>
      <w:proofErr w:type="spellEnd"/>
      <w:proofErr w:type="gramEnd"/>
      <w:r>
        <w:t>((</w:t>
      </w:r>
      <w:proofErr w:type="spellStart"/>
      <w:r>
        <w:t>np.ones</w:t>
      </w:r>
      <w:proofErr w:type="spellEnd"/>
      <w:r>
        <w:t xml:space="preserve">((20,1)), </w:t>
      </w:r>
      <w:proofErr w:type="spellStart"/>
      <w:r>
        <w:t>np.zeros</w:t>
      </w:r>
      <w:proofErr w:type="spellEnd"/>
      <w:r>
        <w:t>((20,1)))).reshape(40,)</w:t>
      </w:r>
    </w:p>
    <w:p w14:paraId="7A26CA09" w14:textId="77777777" w:rsidR="006A219A" w:rsidRDefault="006A219A" w:rsidP="006A219A">
      <w:pPr>
        <w:pStyle w:val="L-Source"/>
      </w:pPr>
      <w:r>
        <w:t>print(</w:t>
      </w:r>
      <w:proofErr w:type="gramStart"/>
      <w:r>
        <w:t>y[</w:t>
      </w:r>
      <w:proofErr w:type="gramEnd"/>
      <w:r>
        <w:t>0:5])</w:t>
      </w:r>
    </w:p>
    <w:p w14:paraId="3D21BCF9" w14:textId="77777777" w:rsidR="006A219A" w:rsidRDefault="006A219A" w:rsidP="006A219A">
      <w:pPr>
        <w:pStyle w:val="L-Source"/>
      </w:pPr>
      <w:r>
        <w:t>print(</w:t>
      </w:r>
      <w:proofErr w:type="gramStart"/>
      <w:r>
        <w:t>y[</w:t>
      </w:r>
      <w:proofErr w:type="gramEnd"/>
      <w:r>
        <w:t>-5:])</w:t>
      </w:r>
    </w:p>
    <w:p w14:paraId="61AC9EF8" w14:textId="61BB1600" w:rsidR="008F0CAC" w:rsidRDefault="006A219A" w:rsidP="008F0CAC">
      <w:pPr>
        <w:pStyle w:val="L-Regular"/>
      </w:pPr>
      <w:r>
        <w:t>You will obtain the following output:</w:t>
      </w:r>
    </w:p>
    <w:p w14:paraId="6F4EA137" w14:textId="0D63F755" w:rsidR="008F0CAC" w:rsidDel="00E85C5A" w:rsidRDefault="008F0CAC" w:rsidP="006A219A">
      <w:pPr>
        <w:pStyle w:val="L-Regular"/>
        <w:rPr>
          <w:del w:id="365" w:author="Stephen Klosterman" w:date="2020-11-15T09:56:00Z"/>
        </w:rPr>
      </w:pPr>
    </w:p>
    <w:p w14:paraId="24F2C15D" w14:textId="48A0F3F0" w:rsidR="008F0CAC" w:rsidRDefault="008F0CAC" w:rsidP="006A219A">
      <w:pPr>
        <w:pStyle w:val="L-Regular"/>
      </w:pPr>
      <w:r>
        <w:rPr>
          <w:noProof/>
        </w:rPr>
        <w:drawing>
          <wp:inline distT="0" distB="0" distL="0" distR="0" wp14:anchorId="1461679F" wp14:editId="1040DC99">
            <wp:extent cx="1446836" cy="337947"/>
            <wp:effectExtent l="0" t="0" r="127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80739" cy="345866"/>
                    </a:xfrm>
                    <a:prstGeom prst="rect">
                      <a:avLst/>
                    </a:prstGeom>
                    <a:noFill/>
                    <a:ln>
                      <a:noFill/>
                    </a:ln>
                  </pic:spPr>
                </pic:pic>
              </a:graphicData>
            </a:graphic>
          </wp:inline>
        </w:drawing>
      </w:r>
    </w:p>
    <w:p w14:paraId="43441AE9" w14:textId="77777777" w:rsidR="006A219A" w:rsidRDefault="006A219A" w:rsidP="006A219A">
      <w:pPr>
        <w:pStyle w:val="IMG-Caption"/>
      </w:pPr>
      <w:r>
        <w:t>Figure 3.47: Create the response variable for the synthetic data</w:t>
      </w:r>
    </w:p>
    <w:p w14:paraId="26C92F11" w14:textId="77777777" w:rsidR="006A219A" w:rsidRDefault="006A219A" w:rsidP="006A219A">
      <w:pPr>
        <w:pStyle w:val="L-Regular"/>
      </w:pPr>
      <w:r>
        <w:t xml:space="preserve">At this point, we are ready to fit a logistic regression model to these data with scikit-learn. We will use all of the data as training data and examine how well a linear model is able to fit the data. The next few steps should be familiar from your work in earlier chapters on how to instantiate a model class and fit the model. </w:t>
      </w:r>
    </w:p>
    <w:p w14:paraId="0F1F7186" w14:textId="77777777" w:rsidR="006A219A" w:rsidRDefault="006A219A" w:rsidP="006A219A">
      <w:pPr>
        <w:pStyle w:val="L-Numbers"/>
      </w:pPr>
      <w:r>
        <w:t>First, import the model class using the following code:</w:t>
      </w:r>
    </w:p>
    <w:p w14:paraId="4452ED0F" w14:textId="77777777" w:rsidR="006A219A" w:rsidRDefault="006A219A" w:rsidP="006A219A">
      <w:pPr>
        <w:pStyle w:val="L-Source"/>
      </w:pPr>
      <w:r>
        <w:t xml:space="preserve">from </w:t>
      </w:r>
      <w:proofErr w:type="spellStart"/>
      <w:proofErr w:type="gramStart"/>
      <w:r>
        <w:t>sklearn.linear</w:t>
      </w:r>
      <w:proofErr w:type="gramEnd"/>
      <w:r>
        <w:t>_model</w:t>
      </w:r>
      <w:proofErr w:type="spellEnd"/>
      <w:r>
        <w:t xml:space="preserve"> import </w:t>
      </w:r>
      <w:proofErr w:type="spellStart"/>
      <w:r>
        <w:t>LogisticRegression</w:t>
      </w:r>
      <w:proofErr w:type="spellEnd"/>
    </w:p>
    <w:p w14:paraId="3C5D27F3" w14:textId="77777777" w:rsidR="006A219A" w:rsidRDefault="006A219A" w:rsidP="006A219A">
      <w:pPr>
        <w:pStyle w:val="L-Numbers"/>
      </w:pPr>
      <w:r>
        <w:t xml:space="preserve">Now instantiate, indicating the </w:t>
      </w:r>
      <w:proofErr w:type="spellStart"/>
      <w:r>
        <w:t>liblinear</w:t>
      </w:r>
      <w:proofErr w:type="spellEnd"/>
      <w:r>
        <w:t xml:space="preserve"> solver, and show the model object using the following code:</w:t>
      </w:r>
    </w:p>
    <w:p w14:paraId="5CD26466" w14:textId="77777777" w:rsidR="006A219A" w:rsidRDefault="006A219A" w:rsidP="006A219A">
      <w:pPr>
        <w:pStyle w:val="L-Source"/>
      </w:pPr>
      <w:proofErr w:type="spellStart"/>
      <w:r>
        <w:t>example_lr</w:t>
      </w:r>
      <w:proofErr w:type="spellEnd"/>
      <w:r>
        <w:t xml:space="preserve"> = </w:t>
      </w:r>
      <w:proofErr w:type="spellStart"/>
      <w:r>
        <w:t>LogisticRegression</w:t>
      </w:r>
      <w:proofErr w:type="spellEnd"/>
      <w:r>
        <w:t>(solver='</w:t>
      </w:r>
      <w:proofErr w:type="spellStart"/>
      <w:r>
        <w:t>liblinear</w:t>
      </w:r>
      <w:proofErr w:type="spellEnd"/>
      <w:r>
        <w:t>')</w:t>
      </w:r>
    </w:p>
    <w:p w14:paraId="0E629611" w14:textId="77777777" w:rsidR="006A219A" w:rsidRDefault="006A219A" w:rsidP="006A219A">
      <w:pPr>
        <w:pStyle w:val="L-Source"/>
      </w:pPr>
      <w:proofErr w:type="spellStart"/>
      <w:r>
        <w:t>example_lr</w:t>
      </w:r>
      <w:proofErr w:type="spellEnd"/>
    </w:p>
    <w:p w14:paraId="7723CB10" w14:textId="77777777" w:rsidR="006A219A" w:rsidRDefault="006A219A" w:rsidP="006A219A">
      <w:pPr>
        <w:pStyle w:val="L-Regular"/>
      </w:pPr>
      <w:r>
        <w:t>The output should be as follows:</w:t>
      </w:r>
    </w:p>
    <w:p w14:paraId="33320A31" w14:textId="0BDE9FB8" w:rsidR="006A219A" w:rsidRDefault="006A219A" w:rsidP="006A219A">
      <w:pPr>
        <w:pStyle w:val="L-Regular"/>
      </w:pPr>
      <w:r>
        <w:rPr>
          <w:noProof/>
        </w:rPr>
        <w:drawing>
          <wp:inline distT="0" distB="0" distL="0" distR="0" wp14:anchorId="791A2DDA" wp14:editId="5C535A15">
            <wp:extent cx="3819646" cy="319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923534" cy="327871"/>
                    </a:xfrm>
                    <a:prstGeom prst="rect">
                      <a:avLst/>
                    </a:prstGeom>
                    <a:noFill/>
                    <a:ln>
                      <a:noFill/>
                    </a:ln>
                  </pic:spPr>
                </pic:pic>
              </a:graphicData>
            </a:graphic>
          </wp:inline>
        </w:drawing>
      </w:r>
    </w:p>
    <w:p w14:paraId="21BDCA80" w14:textId="77777777" w:rsidR="006A219A" w:rsidRDefault="006A219A" w:rsidP="006A219A">
      <w:pPr>
        <w:pStyle w:val="IMG-Caption"/>
      </w:pPr>
      <w:r>
        <w:t>Figure 3.48: Fit a logistic regression model to the synthetic data in scikit-learn</w:t>
      </w:r>
    </w:p>
    <w:p w14:paraId="090E5C08" w14:textId="77777777" w:rsidR="006A219A" w:rsidRDefault="006A219A" w:rsidP="006A219A">
      <w:pPr>
        <w:pStyle w:val="L-Numbers"/>
      </w:pPr>
      <w:r>
        <w:t>Now train the model on the synthetic data:</w:t>
      </w:r>
    </w:p>
    <w:p w14:paraId="06ED55FB" w14:textId="77777777" w:rsidR="006A219A" w:rsidRDefault="006A219A" w:rsidP="006A219A">
      <w:pPr>
        <w:pStyle w:val="L-Source"/>
      </w:pPr>
      <w:proofErr w:type="spellStart"/>
      <w:proofErr w:type="gramStart"/>
      <w:r>
        <w:t>example_lr.fit</w:t>
      </w:r>
      <w:proofErr w:type="spellEnd"/>
      <w:r>
        <w:t>(</w:t>
      </w:r>
      <w:proofErr w:type="gramEnd"/>
      <w:r>
        <w:t>X, y)</w:t>
      </w:r>
    </w:p>
    <w:p w14:paraId="5A084511" w14:textId="77777777" w:rsidR="006A219A" w:rsidRDefault="006A219A" w:rsidP="006A219A">
      <w:pPr>
        <w:pStyle w:val="L-Regular"/>
        <w:rPr>
          <w:rStyle w:val="P-Bold"/>
        </w:rPr>
      </w:pPr>
      <w:r>
        <w:rPr>
          <w:rStyle w:val="P-Bold"/>
        </w:rPr>
        <w:t xml:space="preserve">How do the predictions from our fitted model look? </w:t>
      </w:r>
    </w:p>
    <w:p w14:paraId="0A4E7093" w14:textId="77777777" w:rsidR="006A219A" w:rsidRDefault="006A219A" w:rsidP="006A219A">
      <w:pPr>
        <w:pStyle w:val="L-Regular"/>
      </w:pPr>
      <w:r>
        <w:t xml:space="preserve">We first need to obtain these predictions, by using the trained </w:t>
      </w:r>
      <w:proofErr w:type="gramStart"/>
      <w:r>
        <w:t xml:space="preserve">model's </w:t>
      </w:r>
      <w:r>
        <w:rPr>
          <w:rStyle w:val="P-Code"/>
        </w:rPr>
        <w:t>.predict</w:t>
      </w:r>
      <w:proofErr w:type="gramEnd"/>
      <w:r>
        <w:t xml:space="preserve"> method on the same samples we used for model training. Then, in order to add these predictions to the plot, using the color scheme of red = positive class and blue = negative class, we will create two lists of indices to use with the arrays, according to whether the prediction is 1 or 0. See whether you can understand how we've used a list comprehension, including an </w:t>
      </w:r>
      <w:r>
        <w:rPr>
          <w:rStyle w:val="P-Code"/>
        </w:rPr>
        <w:t>if</w:t>
      </w:r>
      <w:r>
        <w:t xml:space="preserve"> statement, to accomplish this.</w:t>
      </w:r>
    </w:p>
    <w:p w14:paraId="7E41713E" w14:textId="77777777" w:rsidR="006A219A" w:rsidRDefault="006A219A" w:rsidP="006A219A">
      <w:pPr>
        <w:pStyle w:val="L-Numbers"/>
      </w:pPr>
      <w:r>
        <w:t>Use this code to get predictions and separate them into indices of positive and negative class predictions. Show the indices of positive class predictions as a check:</w:t>
      </w:r>
    </w:p>
    <w:p w14:paraId="2FA2606B" w14:textId="77777777" w:rsidR="006A219A" w:rsidRDefault="006A219A" w:rsidP="006A219A">
      <w:pPr>
        <w:pStyle w:val="L-Source"/>
      </w:pPr>
      <w:proofErr w:type="spellStart"/>
      <w:r>
        <w:lastRenderedPageBreak/>
        <w:t>y_pred</w:t>
      </w:r>
      <w:proofErr w:type="spellEnd"/>
      <w:r>
        <w:t xml:space="preserve"> = </w:t>
      </w:r>
      <w:proofErr w:type="spellStart"/>
      <w:r>
        <w:t>example_</w:t>
      </w:r>
      <w:proofErr w:type="gramStart"/>
      <w:r>
        <w:t>lr.predict</w:t>
      </w:r>
      <w:proofErr w:type="spellEnd"/>
      <w:proofErr w:type="gramEnd"/>
      <w:r>
        <w:t>(X)</w:t>
      </w:r>
    </w:p>
    <w:p w14:paraId="63A7440C" w14:textId="77777777" w:rsidR="00E85C5A" w:rsidRDefault="006A219A" w:rsidP="006A219A">
      <w:pPr>
        <w:pStyle w:val="L-Source"/>
        <w:rPr>
          <w:ins w:id="366" w:author="Stephen Klosterman" w:date="2020-11-15T09:59:00Z"/>
        </w:rPr>
      </w:pPr>
      <w:proofErr w:type="spellStart"/>
      <w:r>
        <w:t>positive_indices</w:t>
      </w:r>
      <w:proofErr w:type="spellEnd"/>
      <w:r>
        <w:t xml:space="preserve"> = [counter for counter in range(</w:t>
      </w:r>
      <w:proofErr w:type="spellStart"/>
      <w:r>
        <w:t>len</w:t>
      </w:r>
      <w:proofErr w:type="spellEnd"/>
      <w:r>
        <w:t>(</w:t>
      </w:r>
      <w:proofErr w:type="spellStart"/>
      <w:r>
        <w:t>y_pred</w:t>
      </w:r>
      <w:proofErr w:type="spellEnd"/>
      <w:r>
        <w:t>))</w:t>
      </w:r>
    </w:p>
    <w:p w14:paraId="0359BD52" w14:textId="3F98CAC2" w:rsidR="006A219A" w:rsidRDefault="006A219A" w:rsidP="00E85C5A">
      <w:pPr>
        <w:pStyle w:val="L-Source"/>
        <w:ind w:firstLine="720"/>
        <w:pPrChange w:id="367" w:author="Stephen Klosterman" w:date="2020-11-15T09:59:00Z">
          <w:pPr>
            <w:pStyle w:val="L-Source"/>
          </w:pPr>
        </w:pPrChange>
      </w:pPr>
      <w:del w:id="368" w:author="Stephen Klosterman" w:date="2020-11-15T09:59:00Z">
        <w:r w:rsidDel="00E85C5A">
          <w:delText xml:space="preserve"> </w:delText>
        </w:r>
      </w:del>
      <w:r>
        <w:t xml:space="preserve">if </w:t>
      </w:r>
      <w:proofErr w:type="spellStart"/>
      <w:r>
        <w:t>y_pred</w:t>
      </w:r>
      <w:proofErr w:type="spellEnd"/>
      <w:r>
        <w:t>[counter]==1]</w:t>
      </w:r>
    </w:p>
    <w:p w14:paraId="18C32C74" w14:textId="77777777" w:rsidR="00E85C5A" w:rsidRDefault="006A219A" w:rsidP="006A219A">
      <w:pPr>
        <w:pStyle w:val="L-Source"/>
        <w:rPr>
          <w:ins w:id="369" w:author="Stephen Klosterman" w:date="2020-11-15T09:59:00Z"/>
        </w:rPr>
      </w:pPr>
      <w:proofErr w:type="spellStart"/>
      <w:r>
        <w:t>negative_indices</w:t>
      </w:r>
      <w:proofErr w:type="spellEnd"/>
      <w:r>
        <w:t xml:space="preserve"> = [counter for counter in range(</w:t>
      </w:r>
      <w:proofErr w:type="spellStart"/>
      <w:r>
        <w:t>len</w:t>
      </w:r>
      <w:proofErr w:type="spellEnd"/>
      <w:r>
        <w:t>(</w:t>
      </w:r>
      <w:proofErr w:type="spellStart"/>
      <w:r>
        <w:t>y_pred</w:t>
      </w:r>
      <w:proofErr w:type="spellEnd"/>
      <w:r>
        <w:t>))</w:t>
      </w:r>
    </w:p>
    <w:p w14:paraId="24C09B1A" w14:textId="22EA7CD1" w:rsidR="006A219A" w:rsidRDefault="006A219A" w:rsidP="00E85C5A">
      <w:pPr>
        <w:pStyle w:val="L-Source"/>
        <w:ind w:firstLine="720"/>
        <w:pPrChange w:id="370" w:author="Stephen Klosterman" w:date="2020-11-15T09:59:00Z">
          <w:pPr>
            <w:pStyle w:val="L-Source"/>
          </w:pPr>
        </w:pPrChange>
      </w:pPr>
      <w:del w:id="371" w:author="Stephen Klosterman" w:date="2020-11-15T09:59:00Z">
        <w:r w:rsidDel="00E85C5A">
          <w:delText xml:space="preserve"> </w:delText>
        </w:r>
      </w:del>
      <w:r>
        <w:t xml:space="preserve">if </w:t>
      </w:r>
      <w:proofErr w:type="spellStart"/>
      <w:r>
        <w:t>y_pred</w:t>
      </w:r>
      <w:proofErr w:type="spellEnd"/>
      <w:r>
        <w:t>[counter]==0]</w:t>
      </w:r>
    </w:p>
    <w:p w14:paraId="0C0B03A6" w14:textId="77777777" w:rsidR="006A219A" w:rsidRDefault="006A219A" w:rsidP="006A219A">
      <w:pPr>
        <w:pStyle w:val="L-Source"/>
      </w:pPr>
      <w:proofErr w:type="spellStart"/>
      <w:r>
        <w:t>positive_indices</w:t>
      </w:r>
      <w:proofErr w:type="spellEnd"/>
    </w:p>
    <w:p w14:paraId="2A270674" w14:textId="280E2C59" w:rsidR="008F0CAC" w:rsidRDefault="006A219A" w:rsidP="008F0CAC">
      <w:pPr>
        <w:pStyle w:val="L-Regular"/>
      </w:pPr>
      <w:r>
        <w:t>The output should be:</w:t>
      </w:r>
    </w:p>
    <w:p w14:paraId="4F10CCC2" w14:textId="04B3AC9A" w:rsidR="008F0CAC" w:rsidDel="00E85C5A" w:rsidRDefault="008F0CAC" w:rsidP="006A219A">
      <w:pPr>
        <w:pStyle w:val="L-Regular"/>
        <w:rPr>
          <w:del w:id="372" w:author="Stephen Klosterman" w:date="2020-11-15T09:58:00Z"/>
        </w:rPr>
      </w:pPr>
    </w:p>
    <w:p w14:paraId="629D8C49" w14:textId="40EEE684" w:rsidR="008F0CAC" w:rsidRDefault="008F0CAC" w:rsidP="006A219A">
      <w:pPr>
        <w:pStyle w:val="L-Regular"/>
      </w:pPr>
      <w:r>
        <w:rPr>
          <w:noProof/>
        </w:rPr>
        <w:drawing>
          <wp:inline distT="0" distB="0" distL="0" distR="0" wp14:anchorId="1B171DD5" wp14:editId="2632035D">
            <wp:extent cx="4722464" cy="277792"/>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785567" cy="281504"/>
                    </a:xfrm>
                    <a:prstGeom prst="rect">
                      <a:avLst/>
                    </a:prstGeom>
                    <a:noFill/>
                    <a:ln>
                      <a:noFill/>
                    </a:ln>
                    <a:extLst>
                      <a:ext uri="{53640926-AAD7-44D8-BBD7-CCE9431645EC}">
                        <a14:shadowObscured xmlns:a14="http://schemas.microsoft.com/office/drawing/2010/main"/>
                      </a:ext>
                    </a:extLst>
                  </pic:spPr>
                </pic:pic>
              </a:graphicData>
            </a:graphic>
          </wp:inline>
        </w:drawing>
      </w:r>
    </w:p>
    <w:p w14:paraId="13640E3C" w14:textId="77777777" w:rsidR="006A219A" w:rsidRDefault="006A219A" w:rsidP="006A219A">
      <w:pPr>
        <w:pStyle w:val="IMG-Caption"/>
      </w:pPr>
      <w:r>
        <w:t>Figure 3.49: Positive class prediction indices</w:t>
      </w:r>
    </w:p>
    <w:p w14:paraId="0082E0E7" w14:textId="6F13D85C" w:rsidR="006A219A" w:rsidRDefault="006A219A" w:rsidP="006A219A">
      <w:pPr>
        <w:pStyle w:val="L-Regular"/>
      </w:pPr>
      <w:r>
        <w:t xml:space="preserve">From the indices of positive predictions, we can already tell that not every sample in the training data was classified correctly: the positive samples were the first 20 samples, but there are indices outside of that range here. You may have already guessed that a linear decision boundary would not be able to perfectly classify these data, based on </w:t>
      </w:r>
      <w:del w:id="373" w:author="Stephen Klosterman" w:date="2020-11-15T10:00:00Z">
        <w:r w:rsidDel="00E85C5A">
          <w:delText>your discussion</w:delText>
        </w:r>
      </w:del>
      <w:ins w:id="374" w:author="Stephen Klosterman" w:date="2020-11-15T10:00:00Z">
        <w:r w:rsidR="00E85C5A">
          <w:t>examining them</w:t>
        </w:r>
      </w:ins>
      <w:r>
        <w:t xml:space="preserve">. Now let's put these predictions on the plot, in the form of circles around each data point, colored according to the prediction. You can compare the color of the </w:t>
      </w:r>
      <w:r>
        <w:rPr>
          <w:rStyle w:val="P-Bold"/>
        </w:rPr>
        <w:t>X</w:t>
      </w:r>
      <w:r>
        <w:t xml:space="preserve"> symbols, the true labels of the data, to the color of the circles (predictions), to see which points were classified correctly and incorrectly.</w:t>
      </w:r>
    </w:p>
    <w:p w14:paraId="37FAADDF" w14:textId="77777777" w:rsidR="006A219A" w:rsidRDefault="006A219A" w:rsidP="006A219A">
      <w:pPr>
        <w:pStyle w:val="L-Numbers"/>
      </w:pPr>
      <w:r>
        <w:t>Here is the plotting code:</w:t>
      </w:r>
    </w:p>
    <w:p w14:paraId="26A15709" w14:textId="0D826DBB" w:rsidR="0050379B" w:rsidRDefault="006A219A" w:rsidP="0050379B">
      <w:pPr>
        <w:pStyle w:val="L-Source"/>
        <w:rPr>
          <w:ins w:id="375" w:author="Stephen Klosterman" w:date="2020-11-15T10:01:00Z"/>
        </w:rPr>
      </w:pPr>
      <w:del w:id="376" w:author="Stephen Klosterman" w:date="2020-11-15T10:01:00Z">
        <w:r w:rsidDel="0050379B">
          <w:delText>pl</w:delText>
        </w:r>
      </w:del>
      <w:proofErr w:type="spellStart"/>
      <w:proofErr w:type="gramStart"/>
      <w:ins w:id="377" w:author="Stephen Klosterman" w:date="2020-11-15T10:01:00Z">
        <w:r w:rsidR="0050379B">
          <w:t>plt.scatter</w:t>
        </w:r>
        <w:proofErr w:type="spellEnd"/>
        <w:proofErr w:type="gramEnd"/>
        <w:r w:rsidR="0050379B">
          <w:t>(X_1_pos, X_2_pos, color='red', marker='x')</w:t>
        </w:r>
      </w:ins>
    </w:p>
    <w:p w14:paraId="1694AB0C" w14:textId="77777777" w:rsidR="0050379B" w:rsidRDefault="0050379B" w:rsidP="0050379B">
      <w:pPr>
        <w:pStyle w:val="L-Source"/>
        <w:rPr>
          <w:ins w:id="378" w:author="Stephen Klosterman" w:date="2020-11-15T10:01:00Z"/>
        </w:rPr>
      </w:pPr>
      <w:proofErr w:type="spellStart"/>
      <w:proofErr w:type="gramStart"/>
      <w:ins w:id="379" w:author="Stephen Klosterman" w:date="2020-11-15T10:01:00Z">
        <w:r>
          <w:t>plt.scatter</w:t>
        </w:r>
        <w:proofErr w:type="spellEnd"/>
        <w:proofErr w:type="gramEnd"/>
        <w:r>
          <w:t>(X_1_neg, X_2_neg, color='blue', marker='x')</w:t>
        </w:r>
      </w:ins>
    </w:p>
    <w:p w14:paraId="6072965E" w14:textId="77777777" w:rsidR="0050379B" w:rsidRDefault="0050379B" w:rsidP="0050379B">
      <w:pPr>
        <w:pStyle w:val="L-Source"/>
        <w:rPr>
          <w:ins w:id="380" w:author="Stephen Klosterman" w:date="2020-11-15T10:01:00Z"/>
        </w:rPr>
      </w:pPr>
      <w:proofErr w:type="spellStart"/>
      <w:proofErr w:type="gramStart"/>
      <w:ins w:id="381" w:author="Stephen Klosterman" w:date="2020-11-15T10:01:00Z">
        <w:r>
          <w:t>plt.scatter</w:t>
        </w:r>
        <w:proofErr w:type="spellEnd"/>
        <w:proofErr w:type="gramEnd"/>
        <w:r>
          <w:t>(X[positive_indices,0], X[positive_indices,1],</w:t>
        </w:r>
      </w:ins>
    </w:p>
    <w:p w14:paraId="26FF7808" w14:textId="77777777" w:rsidR="0050379B" w:rsidRDefault="0050379B" w:rsidP="0050379B">
      <w:pPr>
        <w:pStyle w:val="L-Source"/>
        <w:rPr>
          <w:ins w:id="382" w:author="Stephen Klosterman" w:date="2020-11-15T10:01:00Z"/>
        </w:rPr>
      </w:pPr>
      <w:ins w:id="383" w:author="Stephen Klosterman" w:date="2020-11-15T10:01:00Z">
        <w:r>
          <w:t xml:space="preserve">            s=150, marker='o',</w:t>
        </w:r>
      </w:ins>
    </w:p>
    <w:p w14:paraId="31AC8341" w14:textId="77777777" w:rsidR="0050379B" w:rsidRDefault="0050379B" w:rsidP="0050379B">
      <w:pPr>
        <w:pStyle w:val="L-Source"/>
        <w:rPr>
          <w:ins w:id="384" w:author="Stephen Klosterman" w:date="2020-11-15T10:01:00Z"/>
        </w:rPr>
      </w:pPr>
      <w:ins w:id="385" w:author="Stephen Klosterman" w:date="2020-11-15T10:01:00Z">
        <w:r>
          <w:t xml:space="preserve">            </w:t>
        </w:r>
        <w:proofErr w:type="spellStart"/>
        <w:r>
          <w:t>edgecolors</w:t>
        </w:r>
        <w:proofErr w:type="spellEnd"/>
        <w:r>
          <w:t xml:space="preserve">='red', </w:t>
        </w:r>
        <w:proofErr w:type="spellStart"/>
        <w:r>
          <w:t>facecolors</w:t>
        </w:r>
        <w:proofErr w:type="spellEnd"/>
        <w:r>
          <w:t>='none')</w:t>
        </w:r>
      </w:ins>
    </w:p>
    <w:p w14:paraId="42341EDE" w14:textId="77777777" w:rsidR="0050379B" w:rsidRDefault="0050379B" w:rsidP="0050379B">
      <w:pPr>
        <w:pStyle w:val="L-Source"/>
        <w:rPr>
          <w:ins w:id="386" w:author="Stephen Klosterman" w:date="2020-11-15T10:01:00Z"/>
        </w:rPr>
      </w:pPr>
      <w:proofErr w:type="spellStart"/>
      <w:proofErr w:type="gramStart"/>
      <w:ins w:id="387" w:author="Stephen Klosterman" w:date="2020-11-15T10:01:00Z">
        <w:r>
          <w:t>plt.scatter</w:t>
        </w:r>
        <w:proofErr w:type="spellEnd"/>
        <w:proofErr w:type="gramEnd"/>
        <w:r>
          <w:t>(X[negative_indices,0], X[negative_indices,1],</w:t>
        </w:r>
      </w:ins>
    </w:p>
    <w:p w14:paraId="649104B6" w14:textId="77777777" w:rsidR="0050379B" w:rsidRDefault="0050379B" w:rsidP="0050379B">
      <w:pPr>
        <w:pStyle w:val="L-Source"/>
        <w:rPr>
          <w:ins w:id="388" w:author="Stephen Klosterman" w:date="2020-11-15T10:01:00Z"/>
        </w:rPr>
      </w:pPr>
      <w:ins w:id="389" w:author="Stephen Klosterman" w:date="2020-11-15T10:01:00Z">
        <w:r>
          <w:t xml:space="preserve">            s=150, marker='o',</w:t>
        </w:r>
      </w:ins>
    </w:p>
    <w:p w14:paraId="2A6EA0B2" w14:textId="77777777" w:rsidR="0050379B" w:rsidRDefault="0050379B" w:rsidP="0050379B">
      <w:pPr>
        <w:pStyle w:val="L-Source"/>
        <w:rPr>
          <w:ins w:id="390" w:author="Stephen Klosterman" w:date="2020-11-15T10:01:00Z"/>
        </w:rPr>
      </w:pPr>
      <w:ins w:id="391" w:author="Stephen Klosterman" w:date="2020-11-15T10:01:00Z">
        <w:r>
          <w:t xml:space="preserve">            </w:t>
        </w:r>
        <w:proofErr w:type="spellStart"/>
        <w:r>
          <w:t>edgecolors</w:t>
        </w:r>
        <w:proofErr w:type="spellEnd"/>
        <w:r>
          <w:t xml:space="preserve">='blue', </w:t>
        </w:r>
        <w:proofErr w:type="spellStart"/>
        <w:r>
          <w:t>facecolors</w:t>
        </w:r>
        <w:proofErr w:type="spellEnd"/>
        <w:r>
          <w:t>='none')</w:t>
        </w:r>
      </w:ins>
    </w:p>
    <w:p w14:paraId="711799B0" w14:textId="77777777" w:rsidR="0050379B" w:rsidRDefault="0050379B" w:rsidP="0050379B">
      <w:pPr>
        <w:pStyle w:val="L-Source"/>
        <w:rPr>
          <w:ins w:id="392" w:author="Stephen Klosterman" w:date="2020-11-15T10:01:00Z"/>
        </w:rPr>
      </w:pPr>
      <w:proofErr w:type="spellStart"/>
      <w:proofErr w:type="gramStart"/>
      <w:ins w:id="393" w:author="Stephen Klosterman" w:date="2020-11-15T10:01:00Z">
        <w:r>
          <w:t>plt.xlabel</w:t>
        </w:r>
        <w:proofErr w:type="spellEnd"/>
        <w:proofErr w:type="gramEnd"/>
        <w:r>
          <w:t>('$X_1$')</w:t>
        </w:r>
      </w:ins>
    </w:p>
    <w:p w14:paraId="316FEAA7" w14:textId="77777777" w:rsidR="0050379B" w:rsidRDefault="0050379B" w:rsidP="0050379B">
      <w:pPr>
        <w:pStyle w:val="L-Source"/>
        <w:rPr>
          <w:ins w:id="394" w:author="Stephen Klosterman" w:date="2020-11-15T10:01:00Z"/>
        </w:rPr>
      </w:pPr>
      <w:proofErr w:type="spellStart"/>
      <w:proofErr w:type="gramStart"/>
      <w:ins w:id="395" w:author="Stephen Klosterman" w:date="2020-11-15T10:01:00Z">
        <w:r>
          <w:t>plt.ylabel</w:t>
        </w:r>
        <w:proofErr w:type="spellEnd"/>
        <w:proofErr w:type="gramEnd"/>
        <w:r>
          <w:t>('$X_2$')</w:t>
        </w:r>
      </w:ins>
    </w:p>
    <w:p w14:paraId="2D89C9EF" w14:textId="77777777" w:rsidR="0050379B" w:rsidRDefault="0050379B" w:rsidP="0050379B">
      <w:pPr>
        <w:pStyle w:val="L-Source"/>
        <w:rPr>
          <w:ins w:id="396" w:author="Stephen Klosterman" w:date="2020-11-15T10:01:00Z"/>
        </w:rPr>
      </w:pPr>
      <w:proofErr w:type="spellStart"/>
      <w:proofErr w:type="gramStart"/>
      <w:ins w:id="397" w:author="Stephen Klosterman" w:date="2020-11-15T10:01:00Z">
        <w:r>
          <w:t>plt.legend</w:t>
        </w:r>
        <w:proofErr w:type="spellEnd"/>
        <w:proofErr w:type="gramEnd"/>
        <w:r>
          <w:t>(['Positive class', 'Negative class',</w:t>
        </w:r>
      </w:ins>
    </w:p>
    <w:p w14:paraId="26ED2772" w14:textId="1A149152" w:rsidR="006A219A" w:rsidDel="0050379B" w:rsidRDefault="0050379B" w:rsidP="0050379B">
      <w:pPr>
        <w:pStyle w:val="L-Source"/>
        <w:rPr>
          <w:del w:id="398" w:author="Stephen Klosterman" w:date="2020-11-15T10:01:00Z"/>
        </w:rPr>
      </w:pPr>
      <w:ins w:id="399" w:author="Stephen Klosterman" w:date="2020-11-15T10:01:00Z">
        <w:r>
          <w:t xml:space="preserve">            'Positive predictions', 'Negative predictions'])</w:t>
        </w:r>
      </w:ins>
      <w:del w:id="400" w:author="Stephen Klosterman" w:date="2020-11-15T10:01:00Z">
        <w:r w:rsidR="006A219A" w:rsidDel="0050379B">
          <w:delText>t.scatter(X_1_pos, X_2_pos, color='red', marker='x')</w:delText>
        </w:r>
      </w:del>
    </w:p>
    <w:p w14:paraId="730F00C6" w14:textId="2FBAC711" w:rsidR="006A219A" w:rsidDel="0050379B" w:rsidRDefault="006A219A" w:rsidP="0050379B">
      <w:pPr>
        <w:pStyle w:val="L-Source"/>
        <w:rPr>
          <w:del w:id="401" w:author="Stephen Klosterman" w:date="2020-11-15T10:01:00Z"/>
        </w:rPr>
      </w:pPr>
      <w:del w:id="402" w:author="Stephen Klosterman" w:date="2020-11-15T10:01:00Z">
        <w:r w:rsidDel="0050379B">
          <w:delText>plt.scatter(X_1_neg, X_2_neg, color='blue', marker='x')</w:delText>
        </w:r>
      </w:del>
    </w:p>
    <w:p w14:paraId="219DAD42" w14:textId="0E6F2E3E" w:rsidR="006A219A" w:rsidDel="0050379B" w:rsidRDefault="006A219A" w:rsidP="0050379B">
      <w:pPr>
        <w:pStyle w:val="L-Source"/>
        <w:rPr>
          <w:del w:id="403" w:author="Stephen Klosterman" w:date="2020-11-15T10:01:00Z"/>
        </w:rPr>
      </w:pPr>
      <w:del w:id="404" w:author="Stephen Klosterman" w:date="2020-11-15T10:01:00Z">
        <w:r w:rsidDel="0050379B">
          <w:delText>plt.scatter(X[positive_indices,0], X[positive_indices,1], s=150, marker='o',</w:delText>
        </w:r>
      </w:del>
    </w:p>
    <w:p w14:paraId="390C843C" w14:textId="3B1092DE" w:rsidR="006A219A" w:rsidDel="0050379B" w:rsidRDefault="006A219A" w:rsidP="0050379B">
      <w:pPr>
        <w:pStyle w:val="L-Source"/>
        <w:rPr>
          <w:del w:id="405" w:author="Stephen Klosterman" w:date="2020-11-15T10:01:00Z"/>
        </w:rPr>
      </w:pPr>
      <w:del w:id="406" w:author="Stephen Klosterman" w:date="2020-11-15T10:01:00Z">
        <w:r w:rsidDel="0050379B">
          <w:delText xml:space="preserve">            edgecolors='red', facecolors='none')</w:delText>
        </w:r>
      </w:del>
    </w:p>
    <w:p w14:paraId="3039C1AC" w14:textId="5A2A3739" w:rsidR="006A219A" w:rsidDel="0050379B" w:rsidRDefault="006A219A" w:rsidP="0050379B">
      <w:pPr>
        <w:pStyle w:val="L-Source"/>
        <w:rPr>
          <w:del w:id="407" w:author="Stephen Klosterman" w:date="2020-11-15T10:01:00Z"/>
        </w:rPr>
      </w:pPr>
      <w:del w:id="408" w:author="Stephen Klosterman" w:date="2020-11-15T10:01:00Z">
        <w:r w:rsidDel="0050379B">
          <w:delText>plt.scatter(X[negative_indices,0], X[negative_indices,1], s=150, marker='o',</w:delText>
        </w:r>
      </w:del>
    </w:p>
    <w:p w14:paraId="32C7AF17" w14:textId="65108E55" w:rsidR="006A219A" w:rsidDel="0050379B" w:rsidRDefault="006A219A" w:rsidP="0050379B">
      <w:pPr>
        <w:pStyle w:val="L-Source"/>
        <w:rPr>
          <w:del w:id="409" w:author="Stephen Klosterman" w:date="2020-11-15T10:01:00Z"/>
        </w:rPr>
      </w:pPr>
      <w:del w:id="410" w:author="Stephen Klosterman" w:date="2020-11-15T10:01:00Z">
        <w:r w:rsidDel="0050379B">
          <w:delText xml:space="preserve">            edgecolors='blue', facecolors='none')</w:delText>
        </w:r>
      </w:del>
    </w:p>
    <w:p w14:paraId="3194C366" w14:textId="470E63AD" w:rsidR="006A219A" w:rsidDel="0050379B" w:rsidRDefault="006A219A" w:rsidP="0050379B">
      <w:pPr>
        <w:pStyle w:val="L-Source"/>
        <w:rPr>
          <w:del w:id="411" w:author="Stephen Klosterman" w:date="2020-11-15T10:01:00Z"/>
        </w:rPr>
      </w:pPr>
      <w:del w:id="412" w:author="Stephen Klosterman" w:date="2020-11-15T10:01:00Z">
        <w:r w:rsidDel="0050379B">
          <w:delText>plt.xlabel('$X_1$')</w:delText>
        </w:r>
      </w:del>
    </w:p>
    <w:p w14:paraId="3318E2D1" w14:textId="0034B86A" w:rsidR="006A219A" w:rsidDel="0050379B" w:rsidRDefault="006A219A" w:rsidP="0050379B">
      <w:pPr>
        <w:pStyle w:val="L-Source"/>
        <w:rPr>
          <w:del w:id="413" w:author="Stephen Klosterman" w:date="2020-11-15T10:01:00Z"/>
        </w:rPr>
      </w:pPr>
      <w:del w:id="414" w:author="Stephen Klosterman" w:date="2020-11-15T10:01:00Z">
        <w:r w:rsidDel="0050379B">
          <w:delText>plt.ylabel('$X_2$')</w:delText>
        </w:r>
      </w:del>
    </w:p>
    <w:p w14:paraId="5CC23FB2" w14:textId="0B3497CE" w:rsidR="006A219A" w:rsidRDefault="006A219A" w:rsidP="0050379B">
      <w:pPr>
        <w:pStyle w:val="L-Source"/>
      </w:pPr>
      <w:del w:id="415" w:author="Stephen Klosterman" w:date="2020-11-15T10:01:00Z">
        <w:r w:rsidDel="0050379B">
          <w:delText>plt.legend(['Positive class', 'Negative class', 'Positive predictions', 'Negative predictions'])</w:delText>
        </w:r>
      </w:del>
    </w:p>
    <w:p w14:paraId="23126C5A" w14:textId="77777777" w:rsidR="006A219A" w:rsidRDefault="006A219A" w:rsidP="006A219A">
      <w:pPr>
        <w:pStyle w:val="L-Regular"/>
      </w:pPr>
      <w:r>
        <w:t>The plot should appear as follows:</w:t>
      </w:r>
    </w:p>
    <w:p w14:paraId="14D386A0" w14:textId="132FE63C" w:rsidR="006A219A" w:rsidRDefault="006A219A" w:rsidP="006A219A">
      <w:pPr>
        <w:pStyle w:val="L-Regular"/>
      </w:pPr>
      <w:r>
        <w:rPr>
          <w:noProof/>
        </w:rPr>
        <w:lastRenderedPageBreak/>
        <w:drawing>
          <wp:inline distT="0" distB="0" distL="0" distR="0" wp14:anchorId="7C5DED77" wp14:editId="3DB43284">
            <wp:extent cx="4405808" cy="3017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4405808" cy="3017520"/>
                    </a:xfrm>
                    <a:prstGeom prst="rect">
                      <a:avLst/>
                    </a:prstGeom>
                    <a:noFill/>
                    <a:ln>
                      <a:noFill/>
                    </a:ln>
                  </pic:spPr>
                </pic:pic>
              </a:graphicData>
            </a:graphic>
          </wp:inline>
        </w:drawing>
      </w:r>
    </w:p>
    <w:p w14:paraId="11E05802" w14:textId="77777777" w:rsidR="006A219A" w:rsidRDefault="006A219A" w:rsidP="006A219A">
      <w:pPr>
        <w:pStyle w:val="IMG-Caption"/>
      </w:pPr>
      <w:r>
        <w:t>Figure 3.50: Predictions and true classes plotted together</w:t>
      </w:r>
    </w:p>
    <w:p w14:paraId="669CFAD3" w14:textId="77777777" w:rsidR="006A219A" w:rsidRDefault="006A219A" w:rsidP="006A219A">
      <w:pPr>
        <w:pStyle w:val="L-Regular"/>
      </w:pPr>
      <w:r>
        <w:t xml:space="preserve">From the plot, it's apparent that the classifier struggles with data points that are close to where you may imagine the linear decision boundary to be; some of these may end up on the wrong side of that boundary. How might we figure out, and visualize, the actual location of the decision boundary? From the previous section, we know we can obtain the decision boundary of a logistic regression, in two-dimensional feature space, using the inequality </w:t>
      </w:r>
      <w:r>
        <w:rPr>
          <w:rStyle w:val="P-Italics"/>
        </w:rPr>
        <w:t>X</w:t>
      </w:r>
      <w:r>
        <w:rPr>
          <w:rStyle w:val="P-Italics"/>
          <w:vertAlign w:val="subscript"/>
        </w:rPr>
        <w:t>2</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w:t>
      </w:r>
      <w:r>
        <w:rPr>
          <w:rStyle w:val="P-Italics"/>
          <w:rFonts w:ascii="Cambria Math" w:hAnsi="Cambria Math" w:cs="Cambria Math"/>
          <w:i w:val="0"/>
          <w:iCs/>
        </w:rPr>
        <w:t>𝜃</w:t>
      </w:r>
      <w:proofErr w:type="gramStart"/>
      <w:r>
        <w:rPr>
          <w:rStyle w:val="P-Italics"/>
          <w:vertAlign w:val="subscript"/>
        </w:rPr>
        <w:t>2</w:t>
      </w:r>
      <w:r>
        <w:rPr>
          <w:rStyle w:val="P-Italics"/>
        </w:rPr>
        <w:t>)X</w:t>
      </w:r>
      <w:proofErr w:type="gramEnd"/>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0</w:t>
      </w:r>
      <w:r>
        <w:rPr>
          <w:rStyle w:val="P-Italics"/>
        </w:rPr>
        <w:t>/</w:t>
      </w:r>
      <w:r>
        <w:rPr>
          <w:rStyle w:val="P-Italics"/>
          <w:rFonts w:ascii="Cambria Math" w:hAnsi="Cambria Math" w:cs="Cambria Math"/>
          <w:i w:val="0"/>
          <w:iCs/>
        </w:rPr>
        <w:t>𝜃</w:t>
      </w:r>
      <w:r>
        <w:rPr>
          <w:rStyle w:val="P-Italics"/>
          <w:vertAlign w:val="subscript"/>
        </w:rPr>
        <w:t>2</w:t>
      </w:r>
      <w:r>
        <w:rPr>
          <w:rStyle w:val="P-Italics"/>
        </w:rPr>
        <w:t>)</w:t>
      </w:r>
      <w:r>
        <w:t xml:space="preserve">. Since we've fitted the model here, we can retrieve the coefficients </w:t>
      </w:r>
      <w:r>
        <w:rPr>
          <w:rStyle w:val="P-Italics"/>
          <w:rFonts w:ascii="Cambria Math" w:hAnsi="Cambria Math" w:cs="Cambria Math"/>
          <w:i w:val="0"/>
          <w:iCs/>
        </w:rPr>
        <w:t>𝜃</w:t>
      </w:r>
      <w:r>
        <w:rPr>
          <w:rStyle w:val="P-Italics"/>
          <w:vertAlign w:val="subscript"/>
        </w:rPr>
        <w:t>1</w:t>
      </w:r>
      <w:r>
        <w:t xml:space="preserve"> and </w:t>
      </w:r>
      <w:r>
        <w:rPr>
          <w:rStyle w:val="P-Italics"/>
          <w:rFonts w:ascii="Cambria Math" w:hAnsi="Cambria Math" w:cs="Cambria Math"/>
          <w:i w:val="0"/>
          <w:iCs/>
        </w:rPr>
        <w:t>𝜃</w:t>
      </w:r>
      <w:r>
        <w:rPr>
          <w:rStyle w:val="P-Italics"/>
          <w:vertAlign w:val="subscript"/>
        </w:rPr>
        <w:t>2</w:t>
      </w:r>
      <w:r>
        <w:t xml:space="preserve">, as well as the intercept </w:t>
      </w:r>
      <w:r>
        <w:rPr>
          <w:rStyle w:val="P-Italics"/>
          <w:rFonts w:ascii="Cambria Math" w:hAnsi="Cambria Math" w:cs="Cambria Math"/>
          <w:i w:val="0"/>
          <w:iCs/>
        </w:rPr>
        <w:t>𝜃</w:t>
      </w:r>
      <w:r>
        <w:rPr>
          <w:rStyle w:val="P-Italics"/>
          <w:vertAlign w:val="subscript"/>
        </w:rPr>
        <w:t>0</w:t>
      </w:r>
      <w:r>
        <w:t>, to plug in to this equation and create the plot.</w:t>
      </w:r>
    </w:p>
    <w:p w14:paraId="2F4F500A" w14:textId="77777777" w:rsidR="006A219A" w:rsidRDefault="006A219A" w:rsidP="006A219A">
      <w:pPr>
        <w:pStyle w:val="L-Numbers"/>
      </w:pPr>
      <w:r>
        <w:t>Use this code to get the coefficients from the fitted model and print them:</w:t>
      </w:r>
    </w:p>
    <w:p w14:paraId="10BE4BE1" w14:textId="77777777" w:rsidR="006A219A" w:rsidRDefault="006A219A" w:rsidP="006A219A">
      <w:pPr>
        <w:pStyle w:val="L-Source"/>
      </w:pPr>
      <w:r>
        <w:t xml:space="preserve">theta_1 = </w:t>
      </w:r>
      <w:proofErr w:type="spellStart"/>
      <w:r>
        <w:t>example_</w:t>
      </w:r>
      <w:proofErr w:type="gramStart"/>
      <w:r>
        <w:t>lr.coef</w:t>
      </w:r>
      <w:proofErr w:type="spellEnd"/>
      <w:proofErr w:type="gramEnd"/>
      <w:r>
        <w:t>_[0][0]</w:t>
      </w:r>
    </w:p>
    <w:p w14:paraId="6F71ABB6" w14:textId="77777777" w:rsidR="006A219A" w:rsidRDefault="006A219A" w:rsidP="006A219A">
      <w:pPr>
        <w:pStyle w:val="L-Source"/>
      </w:pPr>
      <w:r>
        <w:t xml:space="preserve">theta_2 = </w:t>
      </w:r>
      <w:proofErr w:type="spellStart"/>
      <w:r>
        <w:t>example_</w:t>
      </w:r>
      <w:proofErr w:type="gramStart"/>
      <w:r>
        <w:t>lr.coef</w:t>
      </w:r>
      <w:proofErr w:type="spellEnd"/>
      <w:proofErr w:type="gramEnd"/>
      <w:r>
        <w:t>_[0][1]</w:t>
      </w:r>
    </w:p>
    <w:p w14:paraId="76D54F10" w14:textId="77777777" w:rsidR="006A219A" w:rsidRDefault="006A219A" w:rsidP="006A219A">
      <w:pPr>
        <w:pStyle w:val="L-Source"/>
      </w:pPr>
      <w:proofErr w:type="gramStart"/>
      <w:r>
        <w:t>print(</w:t>
      </w:r>
      <w:proofErr w:type="gramEnd"/>
      <w:r>
        <w:t>theta_1, theta_2)</w:t>
      </w:r>
    </w:p>
    <w:p w14:paraId="692BD064" w14:textId="5E8B0B2A" w:rsidR="008F0CAC" w:rsidRDefault="006A219A" w:rsidP="008F0CAC">
      <w:pPr>
        <w:pStyle w:val="L-Regular"/>
      </w:pPr>
      <w:r>
        <w:t>The output should look like this:</w:t>
      </w:r>
    </w:p>
    <w:p w14:paraId="342377B0" w14:textId="07D3E145" w:rsidR="008F0CAC" w:rsidDel="0050379B" w:rsidRDefault="008F0CAC" w:rsidP="006A219A">
      <w:pPr>
        <w:pStyle w:val="L-Regular"/>
        <w:rPr>
          <w:del w:id="416" w:author="Stephen Klosterman" w:date="2020-11-15T10:03:00Z"/>
        </w:rPr>
      </w:pPr>
    </w:p>
    <w:p w14:paraId="30F5DA97" w14:textId="6F5D04B8" w:rsidR="008F0CAC" w:rsidRDefault="008F0CAC" w:rsidP="006A219A">
      <w:pPr>
        <w:pStyle w:val="L-Regular"/>
      </w:pPr>
      <w:r>
        <w:rPr>
          <w:noProof/>
        </w:rPr>
        <w:drawing>
          <wp:inline distT="0" distB="0" distL="0" distR="0" wp14:anchorId="1CFD92B6" wp14:editId="576CE682">
            <wp:extent cx="3932307" cy="300942"/>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4000282" cy="306144"/>
                    </a:xfrm>
                    <a:prstGeom prst="rect">
                      <a:avLst/>
                    </a:prstGeom>
                    <a:noFill/>
                    <a:ln>
                      <a:noFill/>
                    </a:ln>
                  </pic:spPr>
                </pic:pic>
              </a:graphicData>
            </a:graphic>
          </wp:inline>
        </w:drawing>
      </w:r>
    </w:p>
    <w:p w14:paraId="431CEDB5" w14:textId="77777777" w:rsidR="006A219A" w:rsidRDefault="006A219A" w:rsidP="006A219A">
      <w:pPr>
        <w:pStyle w:val="IMG-Caption"/>
      </w:pPr>
      <w:r>
        <w:t xml:space="preserve">Figure 3.51: Coefficients from the fitted model </w:t>
      </w:r>
    </w:p>
    <w:p w14:paraId="47D8124B" w14:textId="77777777" w:rsidR="006A219A" w:rsidRDefault="006A219A" w:rsidP="006A219A">
      <w:pPr>
        <w:pStyle w:val="L-Numbers"/>
      </w:pPr>
      <w:r>
        <w:t>Use this code to get the intercept:</w:t>
      </w:r>
    </w:p>
    <w:p w14:paraId="4742A368" w14:textId="77777777" w:rsidR="006A219A" w:rsidRDefault="006A219A" w:rsidP="006A219A">
      <w:pPr>
        <w:pStyle w:val="L-Source"/>
      </w:pPr>
      <w:r>
        <w:t xml:space="preserve">theta_0 = </w:t>
      </w:r>
      <w:proofErr w:type="spellStart"/>
      <w:r>
        <w:t>example_</w:t>
      </w:r>
      <w:proofErr w:type="gramStart"/>
      <w:r>
        <w:t>lr.intercept</w:t>
      </w:r>
      <w:proofErr w:type="spellEnd"/>
      <w:proofErr w:type="gramEnd"/>
      <w:r>
        <w:t>_</w:t>
      </w:r>
    </w:p>
    <w:p w14:paraId="6283B6A7" w14:textId="77777777" w:rsidR="006A219A" w:rsidRDefault="006A219A" w:rsidP="006A219A">
      <w:pPr>
        <w:pStyle w:val="L-Regular"/>
      </w:pPr>
      <w:r>
        <w:t xml:space="preserve">Now use the coefficients and intercept to define the linear decision boundary. This captures the dividing line of the inequality, </w:t>
      </w:r>
      <w:r>
        <w:rPr>
          <w:rStyle w:val="P-Italics"/>
        </w:rPr>
        <w:t>X</w:t>
      </w:r>
      <w:r>
        <w:rPr>
          <w:rStyle w:val="P-Italics"/>
          <w:vertAlign w:val="subscript"/>
        </w:rPr>
        <w:t>2</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w:t>
      </w:r>
      <w:r>
        <w:rPr>
          <w:rStyle w:val="P-Italics"/>
          <w:rFonts w:ascii="Cambria Math" w:hAnsi="Cambria Math" w:cs="Cambria Math"/>
          <w:i w:val="0"/>
          <w:iCs/>
        </w:rPr>
        <w:t>𝜃</w:t>
      </w:r>
      <w:proofErr w:type="gramStart"/>
      <w:r>
        <w:rPr>
          <w:rStyle w:val="P-Italics"/>
          <w:vertAlign w:val="subscript"/>
        </w:rPr>
        <w:t>2</w:t>
      </w:r>
      <w:r>
        <w:rPr>
          <w:rStyle w:val="P-Italics"/>
        </w:rPr>
        <w:t>)X</w:t>
      </w:r>
      <w:proofErr w:type="gramEnd"/>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0</w:t>
      </w:r>
      <w:r>
        <w:rPr>
          <w:rStyle w:val="P-Italics"/>
        </w:rPr>
        <w:t>/</w:t>
      </w:r>
      <w:r>
        <w:rPr>
          <w:rStyle w:val="P-Italics"/>
          <w:rFonts w:ascii="Cambria Math" w:hAnsi="Cambria Math" w:cs="Cambria Math"/>
          <w:i w:val="0"/>
          <w:iCs/>
        </w:rPr>
        <w:t>𝜃</w:t>
      </w:r>
      <w:r>
        <w:rPr>
          <w:rStyle w:val="P-Italics"/>
          <w:vertAlign w:val="subscript"/>
        </w:rPr>
        <w:t>2</w:t>
      </w:r>
      <w:r>
        <w:rPr>
          <w:rStyle w:val="P-Italics"/>
        </w:rPr>
        <w:t>)</w:t>
      </w:r>
      <w:r>
        <w:t>:</w:t>
      </w:r>
    </w:p>
    <w:p w14:paraId="720317C1" w14:textId="77777777" w:rsidR="006A219A" w:rsidRDefault="006A219A" w:rsidP="006A219A">
      <w:pPr>
        <w:pStyle w:val="L-Source"/>
      </w:pPr>
      <w:r>
        <w:t xml:space="preserve">X_1_decision_boundary = </w:t>
      </w:r>
      <w:proofErr w:type="spellStart"/>
      <w:proofErr w:type="gramStart"/>
      <w:r>
        <w:t>np.array</w:t>
      </w:r>
      <w:proofErr w:type="spellEnd"/>
      <w:proofErr w:type="gramEnd"/>
      <w:r>
        <w:t>([0, 10])</w:t>
      </w:r>
    </w:p>
    <w:p w14:paraId="1EF88CD3" w14:textId="77777777" w:rsidR="002A1E32" w:rsidRDefault="002A1E32" w:rsidP="002A1E32">
      <w:pPr>
        <w:pStyle w:val="L-Source"/>
        <w:rPr>
          <w:ins w:id="417" w:author="Stephen Klosterman" w:date="2020-11-15T10:04:00Z"/>
        </w:rPr>
      </w:pPr>
      <w:ins w:id="418" w:author="Stephen Klosterman" w:date="2020-11-15T10:04:00Z">
        <w:r>
          <w:t>X_2_decision_boundary = -(theta_1/theta_</w:t>
        </w:r>
        <w:proofErr w:type="gramStart"/>
        <w:r>
          <w:t>2)*</w:t>
        </w:r>
        <w:proofErr w:type="gramEnd"/>
        <w:r>
          <w:t>X_1_decision_boundary\</w:t>
        </w:r>
      </w:ins>
    </w:p>
    <w:p w14:paraId="7BB34750" w14:textId="34D97207" w:rsidR="006A219A" w:rsidRDefault="002A1E32" w:rsidP="002A1E32">
      <w:pPr>
        <w:pStyle w:val="L-Source"/>
      </w:pPr>
      <w:ins w:id="419" w:author="Stephen Klosterman" w:date="2020-11-15T10:04:00Z">
        <w:r>
          <w:t xml:space="preserve">    - (theta_0/theta_2)</w:t>
        </w:r>
      </w:ins>
      <w:del w:id="420" w:author="Stephen Klosterman" w:date="2020-11-15T10:04:00Z">
        <w:r w:rsidR="006A219A" w:rsidDel="002A1E32">
          <w:delText>X_2_decision_boundary = -(theta_1/theta_2)*X_1_decision_boundary - (theta_0/theta_2)</w:delText>
        </w:r>
      </w:del>
    </w:p>
    <w:p w14:paraId="27C3C02D" w14:textId="77777777" w:rsidR="006A219A" w:rsidRDefault="006A219A" w:rsidP="006A219A">
      <w:pPr>
        <w:pStyle w:val="L-Regular"/>
      </w:pPr>
      <w:r>
        <w:lastRenderedPageBreak/>
        <w:t xml:space="preserve">To summarize the last few steps, after using </w:t>
      </w:r>
      <w:proofErr w:type="gramStart"/>
      <w:r>
        <w:t xml:space="preserve">the </w:t>
      </w:r>
      <w:r>
        <w:rPr>
          <w:rStyle w:val="P-Code"/>
        </w:rPr>
        <w:t>.</w:t>
      </w:r>
      <w:proofErr w:type="spellStart"/>
      <w:r>
        <w:rPr>
          <w:rStyle w:val="P-Code"/>
        </w:rPr>
        <w:t>coef</w:t>
      </w:r>
      <w:proofErr w:type="spellEnd"/>
      <w:proofErr w:type="gramEnd"/>
      <w:r>
        <w:rPr>
          <w:rStyle w:val="P-Code"/>
        </w:rPr>
        <w:t>_</w:t>
      </w:r>
      <w:r>
        <w:t xml:space="preserve"> and </w:t>
      </w:r>
      <w:r>
        <w:rPr>
          <w:rStyle w:val="P-Code"/>
        </w:rPr>
        <w:t>.intercept_</w:t>
      </w:r>
      <w:r>
        <w:t xml:space="preserve"> methods to retrieve the model coefficients </w:t>
      </w:r>
      <w:r>
        <w:rPr>
          <w:rStyle w:val="P-Italics"/>
          <w:rFonts w:ascii="Cambria Math" w:hAnsi="Cambria Math" w:cs="Cambria Math"/>
          <w:i w:val="0"/>
          <w:iCs/>
        </w:rPr>
        <w:t>𝜃</w:t>
      </w:r>
      <w:r>
        <w:rPr>
          <w:rStyle w:val="P-Italics"/>
          <w:vertAlign w:val="subscript"/>
        </w:rPr>
        <w:t>1</w:t>
      </w:r>
      <w:r>
        <w:t xml:space="preserve">, </w:t>
      </w:r>
      <w:r>
        <w:rPr>
          <w:rStyle w:val="P-Italics"/>
          <w:rFonts w:ascii="Cambria Math" w:hAnsi="Cambria Math" w:cs="Cambria Math"/>
          <w:i w:val="0"/>
          <w:iCs/>
        </w:rPr>
        <w:t>𝜃</w:t>
      </w:r>
      <w:r>
        <w:rPr>
          <w:rStyle w:val="P-Italics"/>
          <w:vertAlign w:val="subscript"/>
        </w:rPr>
        <w:t>2</w:t>
      </w:r>
      <w:r>
        <w:t xml:space="preserve"> and the intercept </w:t>
      </w:r>
      <w:r>
        <w:rPr>
          <w:rStyle w:val="P-Italics"/>
          <w:rFonts w:ascii="Cambria Math" w:hAnsi="Cambria Math" w:cs="Cambria Math"/>
          <w:i w:val="0"/>
          <w:iCs/>
        </w:rPr>
        <w:t>𝜃</w:t>
      </w:r>
      <w:r>
        <w:rPr>
          <w:rStyle w:val="P-Italics"/>
          <w:vertAlign w:val="subscript"/>
        </w:rPr>
        <w:t>0</w:t>
      </w:r>
      <w:r>
        <w:t>, we then used these to create a line defined by two points, according to the equation we described for the decision boundary.</w:t>
      </w:r>
    </w:p>
    <w:p w14:paraId="1BB0386B" w14:textId="77777777" w:rsidR="006A219A" w:rsidRDefault="006A219A" w:rsidP="006A219A">
      <w:pPr>
        <w:pStyle w:val="L-Numbers"/>
      </w:pPr>
      <w:r>
        <w:t>Plot the decision boundary using the following code, with some adjustments to assign the correct labels for the legend, and to move the legend to a location (</w:t>
      </w:r>
      <w:r>
        <w:rPr>
          <w:rStyle w:val="P-Code"/>
        </w:rPr>
        <w:t>loc</w:t>
      </w:r>
      <w:r>
        <w:t>) outside a plot that is getting crowded:</w:t>
      </w:r>
    </w:p>
    <w:p w14:paraId="5B3AD632" w14:textId="7302F1C5" w:rsidR="002A1E32" w:rsidRDefault="006A219A" w:rsidP="002A1E32">
      <w:pPr>
        <w:pStyle w:val="L-Source"/>
        <w:rPr>
          <w:ins w:id="421" w:author="Stephen Klosterman" w:date="2020-11-15T10:05:00Z"/>
        </w:rPr>
      </w:pPr>
      <w:del w:id="422" w:author="Stephen Klosterman" w:date="2020-11-15T10:05:00Z">
        <w:r w:rsidDel="002A1E32">
          <w:delText>pos_</w:delText>
        </w:r>
      </w:del>
      <w:proofErr w:type="spellStart"/>
      <w:ins w:id="423" w:author="Stephen Klosterman" w:date="2020-11-15T10:05:00Z">
        <w:r w:rsidR="002A1E32">
          <w:t>pos_true</w:t>
        </w:r>
        <w:proofErr w:type="spellEnd"/>
        <w:r w:rsidR="002A1E32">
          <w:t xml:space="preserve"> = </w:t>
        </w:r>
        <w:proofErr w:type="spellStart"/>
        <w:proofErr w:type="gramStart"/>
        <w:r w:rsidR="002A1E32">
          <w:t>plt.scatter</w:t>
        </w:r>
        <w:proofErr w:type="spellEnd"/>
        <w:proofErr w:type="gramEnd"/>
        <w:r w:rsidR="002A1E32">
          <w:t>(X_1_pos, X_2_pos,</w:t>
        </w:r>
      </w:ins>
    </w:p>
    <w:p w14:paraId="7B382463" w14:textId="77777777" w:rsidR="002A1E32" w:rsidRDefault="002A1E32" w:rsidP="002A1E32">
      <w:pPr>
        <w:pStyle w:val="L-Source"/>
        <w:rPr>
          <w:ins w:id="424" w:author="Stephen Klosterman" w:date="2020-11-15T10:05:00Z"/>
        </w:rPr>
      </w:pPr>
      <w:ins w:id="425" w:author="Stephen Klosterman" w:date="2020-11-15T10:05:00Z">
        <w:r>
          <w:t xml:space="preserve">                       color='red', marker='x', label='Positive class')</w:t>
        </w:r>
      </w:ins>
    </w:p>
    <w:p w14:paraId="33D8DD35" w14:textId="77777777" w:rsidR="002A1E32" w:rsidRDefault="002A1E32" w:rsidP="002A1E32">
      <w:pPr>
        <w:pStyle w:val="L-Source"/>
        <w:rPr>
          <w:ins w:id="426" w:author="Stephen Klosterman" w:date="2020-11-15T10:05:00Z"/>
        </w:rPr>
      </w:pPr>
      <w:proofErr w:type="spellStart"/>
      <w:ins w:id="427" w:author="Stephen Klosterman" w:date="2020-11-15T10:05:00Z">
        <w:r>
          <w:t>neg_true</w:t>
        </w:r>
        <w:proofErr w:type="spellEnd"/>
        <w:r>
          <w:t xml:space="preserve"> = </w:t>
        </w:r>
        <w:proofErr w:type="spellStart"/>
        <w:proofErr w:type="gramStart"/>
        <w:r>
          <w:t>plt.scatter</w:t>
        </w:r>
        <w:proofErr w:type="spellEnd"/>
        <w:proofErr w:type="gramEnd"/>
        <w:r>
          <w:t>(X_1_neg, X_2_neg,</w:t>
        </w:r>
      </w:ins>
    </w:p>
    <w:p w14:paraId="21AAFBD1" w14:textId="77777777" w:rsidR="002A1E32" w:rsidRDefault="002A1E32" w:rsidP="002A1E32">
      <w:pPr>
        <w:pStyle w:val="L-Source"/>
        <w:rPr>
          <w:ins w:id="428" w:author="Stephen Klosterman" w:date="2020-11-15T10:05:00Z"/>
        </w:rPr>
      </w:pPr>
      <w:ins w:id="429" w:author="Stephen Klosterman" w:date="2020-11-15T10:05:00Z">
        <w:r>
          <w:t xml:space="preserve">                       color='blue', marker='x', label='Negative class')</w:t>
        </w:r>
      </w:ins>
    </w:p>
    <w:p w14:paraId="378B584B" w14:textId="77777777" w:rsidR="002A1E32" w:rsidRDefault="002A1E32" w:rsidP="002A1E32">
      <w:pPr>
        <w:pStyle w:val="L-Source"/>
        <w:rPr>
          <w:ins w:id="430" w:author="Stephen Klosterman" w:date="2020-11-15T10:05:00Z"/>
        </w:rPr>
      </w:pPr>
      <w:proofErr w:type="spellStart"/>
      <w:ins w:id="431" w:author="Stephen Klosterman" w:date="2020-11-15T10:05:00Z">
        <w:r>
          <w:t>pos_pred</w:t>
        </w:r>
        <w:proofErr w:type="spellEnd"/>
        <w:r>
          <w:t xml:space="preserve"> = </w:t>
        </w:r>
        <w:proofErr w:type="spellStart"/>
        <w:proofErr w:type="gramStart"/>
        <w:r>
          <w:t>plt.scatter</w:t>
        </w:r>
        <w:proofErr w:type="spellEnd"/>
        <w:proofErr w:type="gramEnd"/>
        <w:r>
          <w:t>(X[positive_indices,0], X[positive_indices,1],</w:t>
        </w:r>
      </w:ins>
    </w:p>
    <w:p w14:paraId="77C70724" w14:textId="77777777" w:rsidR="002A1E32" w:rsidRDefault="002A1E32" w:rsidP="002A1E32">
      <w:pPr>
        <w:pStyle w:val="L-Source"/>
        <w:rPr>
          <w:ins w:id="432" w:author="Stephen Klosterman" w:date="2020-11-15T10:05:00Z"/>
        </w:rPr>
      </w:pPr>
      <w:ins w:id="433" w:author="Stephen Klosterman" w:date="2020-11-15T10:05:00Z">
        <w:r>
          <w:t xml:space="preserve">                       s=150, marker='o',</w:t>
        </w:r>
      </w:ins>
    </w:p>
    <w:p w14:paraId="2969DE60" w14:textId="77777777" w:rsidR="002A1E32" w:rsidRDefault="002A1E32" w:rsidP="002A1E32">
      <w:pPr>
        <w:pStyle w:val="L-Source"/>
        <w:rPr>
          <w:ins w:id="434" w:author="Stephen Klosterman" w:date="2020-11-15T10:05:00Z"/>
        </w:rPr>
      </w:pPr>
      <w:ins w:id="435" w:author="Stephen Klosterman" w:date="2020-11-15T10:05:00Z">
        <w:r>
          <w:t xml:space="preserve">                       </w:t>
        </w:r>
        <w:proofErr w:type="spellStart"/>
        <w:r>
          <w:t>edgecolors</w:t>
        </w:r>
        <w:proofErr w:type="spellEnd"/>
        <w:r>
          <w:t xml:space="preserve">='red', </w:t>
        </w:r>
        <w:proofErr w:type="spellStart"/>
        <w:r>
          <w:t>facecolors</w:t>
        </w:r>
        <w:proofErr w:type="spellEnd"/>
        <w:r>
          <w:t>='none',</w:t>
        </w:r>
      </w:ins>
    </w:p>
    <w:p w14:paraId="5D84CABC" w14:textId="77777777" w:rsidR="002A1E32" w:rsidRDefault="002A1E32" w:rsidP="002A1E32">
      <w:pPr>
        <w:pStyle w:val="L-Source"/>
        <w:rPr>
          <w:ins w:id="436" w:author="Stephen Klosterman" w:date="2020-11-15T10:05:00Z"/>
        </w:rPr>
      </w:pPr>
      <w:ins w:id="437" w:author="Stephen Klosterman" w:date="2020-11-15T10:05:00Z">
        <w:r>
          <w:t xml:space="preserve">                       label='Positive predictions')</w:t>
        </w:r>
      </w:ins>
    </w:p>
    <w:p w14:paraId="4A628189" w14:textId="77777777" w:rsidR="002A1E32" w:rsidRDefault="002A1E32" w:rsidP="002A1E32">
      <w:pPr>
        <w:pStyle w:val="L-Source"/>
        <w:rPr>
          <w:ins w:id="438" w:author="Stephen Klosterman" w:date="2020-11-15T10:05:00Z"/>
        </w:rPr>
      </w:pPr>
      <w:proofErr w:type="spellStart"/>
      <w:ins w:id="439" w:author="Stephen Klosterman" w:date="2020-11-15T10:05:00Z">
        <w:r>
          <w:t>neg_pred</w:t>
        </w:r>
        <w:proofErr w:type="spellEnd"/>
        <w:r>
          <w:t xml:space="preserve"> = </w:t>
        </w:r>
        <w:proofErr w:type="spellStart"/>
        <w:proofErr w:type="gramStart"/>
        <w:r>
          <w:t>plt.scatter</w:t>
        </w:r>
        <w:proofErr w:type="spellEnd"/>
        <w:proofErr w:type="gramEnd"/>
        <w:r>
          <w:t>(X[negative_indices,0], X[negative_indices,1],</w:t>
        </w:r>
      </w:ins>
    </w:p>
    <w:p w14:paraId="40104C8C" w14:textId="77777777" w:rsidR="002A1E32" w:rsidRDefault="002A1E32" w:rsidP="002A1E32">
      <w:pPr>
        <w:pStyle w:val="L-Source"/>
        <w:rPr>
          <w:ins w:id="440" w:author="Stephen Klosterman" w:date="2020-11-15T10:05:00Z"/>
        </w:rPr>
      </w:pPr>
      <w:ins w:id="441" w:author="Stephen Klosterman" w:date="2020-11-15T10:05:00Z">
        <w:r>
          <w:t xml:space="preserve">                       s=150, marker='o',</w:t>
        </w:r>
      </w:ins>
    </w:p>
    <w:p w14:paraId="4C55604A" w14:textId="77777777" w:rsidR="002A1E32" w:rsidRDefault="002A1E32" w:rsidP="002A1E32">
      <w:pPr>
        <w:pStyle w:val="L-Source"/>
        <w:rPr>
          <w:ins w:id="442" w:author="Stephen Klosterman" w:date="2020-11-15T10:05:00Z"/>
        </w:rPr>
      </w:pPr>
      <w:ins w:id="443" w:author="Stephen Klosterman" w:date="2020-11-15T10:05:00Z">
        <w:r>
          <w:t xml:space="preserve">                       </w:t>
        </w:r>
        <w:proofErr w:type="spellStart"/>
        <w:r>
          <w:t>edgecolors</w:t>
        </w:r>
        <w:proofErr w:type="spellEnd"/>
        <w:r>
          <w:t xml:space="preserve">='blue', </w:t>
        </w:r>
        <w:proofErr w:type="spellStart"/>
        <w:r>
          <w:t>facecolors</w:t>
        </w:r>
        <w:proofErr w:type="spellEnd"/>
        <w:r>
          <w:t>='none',</w:t>
        </w:r>
      </w:ins>
    </w:p>
    <w:p w14:paraId="025BD107" w14:textId="77777777" w:rsidR="002A1E32" w:rsidRDefault="002A1E32" w:rsidP="002A1E32">
      <w:pPr>
        <w:pStyle w:val="L-Source"/>
        <w:rPr>
          <w:ins w:id="444" w:author="Stephen Klosterman" w:date="2020-11-15T10:05:00Z"/>
        </w:rPr>
      </w:pPr>
      <w:ins w:id="445" w:author="Stephen Klosterman" w:date="2020-11-15T10:05:00Z">
        <w:r>
          <w:t xml:space="preserve">                       label='Negative predictions')</w:t>
        </w:r>
      </w:ins>
    </w:p>
    <w:p w14:paraId="176E9A5D" w14:textId="77777777" w:rsidR="002A1E32" w:rsidRDefault="002A1E32" w:rsidP="002A1E32">
      <w:pPr>
        <w:pStyle w:val="L-Source"/>
        <w:rPr>
          <w:ins w:id="446" w:author="Stephen Klosterman" w:date="2020-11-15T10:05:00Z"/>
        </w:rPr>
      </w:pPr>
      <w:ins w:id="447" w:author="Stephen Klosterman" w:date="2020-11-15T10:05:00Z">
        <w:r>
          <w:t xml:space="preserve">dec = </w:t>
        </w:r>
        <w:proofErr w:type="spellStart"/>
        <w:proofErr w:type="gramStart"/>
        <w:r>
          <w:t>plt.plot</w:t>
        </w:r>
        <w:proofErr w:type="spellEnd"/>
        <w:proofErr w:type="gramEnd"/>
        <w:r>
          <w:t>(X_1_decision_boundary, X_2_decision_boundary,</w:t>
        </w:r>
      </w:ins>
    </w:p>
    <w:p w14:paraId="0924AAB2" w14:textId="77777777" w:rsidR="002A1E32" w:rsidRDefault="002A1E32" w:rsidP="002A1E32">
      <w:pPr>
        <w:pStyle w:val="L-Source"/>
        <w:rPr>
          <w:ins w:id="448" w:author="Stephen Klosterman" w:date="2020-11-15T10:05:00Z"/>
        </w:rPr>
      </w:pPr>
      <w:ins w:id="449" w:author="Stephen Klosterman" w:date="2020-11-15T10:05:00Z">
        <w:r>
          <w:t xml:space="preserve">               'k-', label='Decision boundary')</w:t>
        </w:r>
      </w:ins>
    </w:p>
    <w:p w14:paraId="5EB52F07" w14:textId="77777777" w:rsidR="002A1E32" w:rsidRDefault="002A1E32" w:rsidP="002A1E32">
      <w:pPr>
        <w:pStyle w:val="L-Source"/>
        <w:rPr>
          <w:ins w:id="450" w:author="Stephen Klosterman" w:date="2020-11-15T10:05:00Z"/>
        </w:rPr>
      </w:pPr>
      <w:proofErr w:type="spellStart"/>
      <w:proofErr w:type="gramStart"/>
      <w:ins w:id="451" w:author="Stephen Klosterman" w:date="2020-11-15T10:05:00Z">
        <w:r>
          <w:t>plt.xlabel</w:t>
        </w:r>
        <w:proofErr w:type="spellEnd"/>
        <w:proofErr w:type="gramEnd"/>
        <w:r>
          <w:t>('$X_1$')</w:t>
        </w:r>
      </w:ins>
    </w:p>
    <w:p w14:paraId="67D9FA81" w14:textId="77777777" w:rsidR="002A1E32" w:rsidRDefault="002A1E32" w:rsidP="002A1E32">
      <w:pPr>
        <w:pStyle w:val="L-Source"/>
        <w:rPr>
          <w:ins w:id="452" w:author="Stephen Klosterman" w:date="2020-11-15T10:05:00Z"/>
        </w:rPr>
      </w:pPr>
      <w:proofErr w:type="spellStart"/>
      <w:proofErr w:type="gramStart"/>
      <w:ins w:id="453" w:author="Stephen Klosterman" w:date="2020-11-15T10:05:00Z">
        <w:r>
          <w:t>plt.ylabel</w:t>
        </w:r>
        <w:proofErr w:type="spellEnd"/>
        <w:proofErr w:type="gramEnd"/>
        <w:r>
          <w:t>('$X_2$')</w:t>
        </w:r>
      </w:ins>
    </w:p>
    <w:p w14:paraId="527131F1" w14:textId="306C1456" w:rsidR="006A219A" w:rsidDel="002A1E32" w:rsidRDefault="002A1E32" w:rsidP="002A1E32">
      <w:pPr>
        <w:pStyle w:val="L-Source"/>
        <w:rPr>
          <w:del w:id="454" w:author="Stephen Klosterman" w:date="2020-11-15T10:05:00Z"/>
        </w:rPr>
      </w:pPr>
      <w:proofErr w:type="spellStart"/>
      <w:proofErr w:type="gramStart"/>
      <w:ins w:id="455" w:author="Stephen Klosterman" w:date="2020-11-15T10:05:00Z">
        <w:r>
          <w:t>plt.legend</w:t>
        </w:r>
        <w:proofErr w:type="spellEnd"/>
        <w:proofErr w:type="gramEnd"/>
        <w:r>
          <w:t>(loc=[0.25, 1.05])</w:t>
        </w:r>
      </w:ins>
      <w:del w:id="456" w:author="Stephen Klosterman" w:date="2020-11-15T10:05:00Z">
        <w:r w:rsidR="006A219A" w:rsidDel="002A1E32">
          <w:delText>true = plt.scatter(X_1_pos, X_2_pos, color='red', marker='x', label='Positive class')</w:delText>
        </w:r>
      </w:del>
    </w:p>
    <w:p w14:paraId="5B95D8EB" w14:textId="777D463F" w:rsidR="006A219A" w:rsidDel="002A1E32" w:rsidRDefault="006A219A" w:rsidP="002A1E32">
      <w:pPr>
        <w:pStyle w:val="L-Source"/>
        <w:rPr>
          <w:del w:id="457" w:author="Stephen Klosterman" w:date="2020-11-15T10:05:00Z"/>
        </w:rPr>
      </w:pPr>
      <w:del w:id="458" w:author="Stephen Klosterman" w:date="2020-11-15T10:05:00Z">
        <w:r w:rsidDel="002A1E32">
          <w:delText>neg_true = plt.scatter(X_1_neg, X_2_neg, color='blue', marker='x', label='Negative class')</w:delText>
        </w:r>
      </w:del>
    </w:p>
    <w:p w14:paraId="1EAF9E91" w14:textId="145A4F9F" w:rsidR="006A219A" w:rsidDel="002A1E32" w:rsidRDefault="006A219A" w:rsidP="002A1E32">
      <w:pPr>
        <w:pStyle w:val="L-Source"/>
        <w:rPr>
          <w:del w:id="459" w:author="Stephen Klosterman" w:date="2020-11-15T10:05:00Z"/>
        </w:rPr>
      </w:pPr>
      <w:del w:id="460" w:author="Stephen Klosterman" w:date="2020-11-15T10:05:00Z">
        <w:r w:rsidDel="002A1E32">
          <w:delText>pos_pred = plt.scatter(X[positive_indices,0], X[positive_indices,1], s=150, marker='o',</w:delText>
        </w:r>
      </w:del>
    </w:p>
    <w:p w14:paraId="5262E96E" w14:textId="7DFBACAC" w:rsidR="006A219A" w:rsidDel="002A1E32" w:rsidRDefault="006A219A" w:rsidP="002A1E32">
      <w:pPr>
        <w:pStyle w:val="L-Source"/>
        <w:rPr>
          <w:del w:id="461" w:author="Stephen Klosterman" w:date="2020-11-15T10:05:00Z"/>
        </w:rPr>
      </w:pPr>
      <w:del w:id="462" w:author="Stephen Klosterman" w:date="2020-11-15T10:05:00Z">
        <w:r w:rsidDel="002A1E32">
          <w:delText xml:space="preserve">            edgecolors='red', facecolors='none', label='Positive predictions')</w:delText>
        </w:r>
      </w:del>
    </w:p>
    <w:p w14:paraId="37A2091D" w14:textId="0542F0DD" w:rsidR="006A219A" w:rsidDel="002A1E32" w:rsidRDefault="006A219A" w:rsidP="002A1E32">
      <w:pPr>
        <w:pStyle w:val="L-Source"/>
        <w:rPr>
          <w:del w:id="463" w:author="Stephen Klosterman" w:date="2020-11-15T10:05:00Z"/>
        </w:rPr>
      </w:pPr>
      <w:del w:id="464" w:author="Stephen Klosterman" w:date="2020-11-15T10:05:00Z">
        <w:r w:rsidDel="002A1E32">
          <w:delText>neg_pred = plt.scatter(X[negative_indices,0], X[negative_indices,1], s=150, marker='o',</w:delText>
        </w:r>
      </w:del>
    </w:p>
    <w:p w14:paraId="5E446371" w14:textId="4D1B78A1" w:rsidR="006A219A" w:rsidDel="002A1E32" w:rsidRDefault="006A219A" w:rsidP="002A1E32">
      <w:pPr>
        <w:pStyle w:val="L-Source"/>
        <w:rPr>
          <w:del w:id="465" w:author="Stephen Klosterman" w:date="2020-11-15T10:05:00Z"/>
        </w:rPr>
      </w:pPr>
      <w:del w:id="466" w:author="Stephen Klosterman" w:date="2020-11-15T10:05:00Z">
        <w:r w:rsidDel="002A1E32">
          <w:delText xml:space="preserve">            edgecolors='blue', facecolors='none', label='Negative predictions')</w:delText>
        </w:r>
      </w:del>
    </w:p>
    <w:p w14:paraId="00A7D1F4" w14:textId="51097873" w:rsidR="006A219A" w:rsidDel="002A1E32" w:rsidRDefault="006A219A" w:rsidP="002A1E32">
      <w:pPr>
        <w:pStyle w:val="L-Source"/>
        <w:rPr>
          <w:del w:id="467" w:author="Stephen Klosterman" w:date="2020-11-15T10:05:00Z"/>
        </w:rPr>
      </w:pPr>
      <w:del w:id="468" w:author="Stephen Klosterman" w:date="2020-11-15T10:05:00Z">
        <w:r w:rsidDel="002A1E32">
          <w:delText>dec = plt.plot(X_1_decision_boundary, X_2_decision_boundary, 'k-', label='Decision boundary')</w:delText>
        </w:r>
      </w:del>
    </w:p>
    <w:p w14:paraId="412E2055" w14:textId="15BB0F98" w:rsidR="006A219A" w:rsidDel="002A1E32" w:rsidRDefault="006A219A" w:rsidP="002A1E32">
      <w:pPr>
        <w:pStyle w:val="L-Source"/>
        <w:rPr>
          <w:del w:id="469" w:author="Stephen Klosterman" w:date="2020-11-15T10:05:00Z"/>
        </w:rPr>
      </w:pPr>
      <w:del w:id="470" w:author="Stephen Klosterman" w:date="2020-11-15T10:05:00Z">
        <w:r w:rsidDel="002A1E32">
          <w:delText>plt.xlabel('$X_1$')</w:delText>
        </w:r>
      </w:del>
    </w:p>
    <w:p w14:paraId="219B3A8B" w14:textId="1834FF07" w:rsidR="006A219A" w:rsidDel="002A1E32" w:rsidRDefault="006A219A" w:rsidP="002A1E32">
      <w:pPr>
        <w:pStyle w:val="L-Source"/>
        <w:rPr>
          <w:del w:id="471" w:author="Stephen Klosterman" w:date="2020-11-15T10:05:00Z"/>
        </w:rPr>
      </w:pPr>
      <w:del w:id="472" w:author="Stephen Klosterman" w:date="2020-11-15T10:05:00Z">
        <w:r w:rsidDel="002A1E32">
          <w:delText>plt.ylabel('$X_2$')</w:delText>
        </w:r>
      </w:del>
    </w:p>
    <w:p w14:paraId="5B21A762" w14:textId="2DA7626E" w:rsidR="006A219A" w:rsidRDefault="006A219A" w:rsidP="002A1E32">
      <w:pPr>
        <w:pStyle w:val="L-Source"/>
      </w:pPr>
      <w:del w:id="473" w:author="Stephen Klosterman" w:date="2020-11-15T10:05:00Z">
        <w:r w:rsidDel="002A1E32">
          <w:delText>plt.legend(loc=[0.25, 1.05])</w:delText>
        </w:r>
      </w:del>
    </w:p>
    <w:p w14:paraId="351F3FFB" w14:textId="77777777" w:rsidR="006A219A" w:rsidRDefault="006A219A" w:rsidP="006A219A">
      <w:pPr>
        <w:pStyle w:val="L-Regular"/>
      </w:pPr>
      <w:r>
        <w:t>You will obtain the following plot:</w:t>
      </w:r>
    </w:p>
    <w:p w14:paraId="0AE650CF" w14:textId="4D469013" w:rsidR="006A219A" w:rsidRDefault="006A219A" w:rsidP="006A219A">
      <w:pPr>
        <w:pStyle w:val="L-Regular"/>
      </w:pPr>
      <w:r>
        <w:rPr>
          <w:noProof/>
        </w:rPr>
        <w:lastRenderedPageBreak/>
        <w:drawing>
          <wp:inline distT="0" distB="0" distL="0" distR="0" wp14:anchorId="3A6BF660" wp14:editId="3F6D5B6D">
            <wp:extent cx="4195279" cy="3832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4195279" cy="3832860"/>
                    </a:xfrm>
                    <a:prstGeom prst="rect">
                      <a:avLst/>
                    </a:prstGeom>
                    <a:noFill/>
                    <a:ln>
                      <a:noFill/>
                    </a:ln>
                  </pic:spPr>
                </pic:pic>
              </a:graphicData>
            </a:graphic>
          </wp:inline>
        </w:drawing>
      </w:r>
    </w:p>
    <w:p w14:paraId="40B6D9C2" w14:textId="77777777" w:rsidR="006A219A" w:rsidRDefault="006A219A" w:rsidP="006A219A">
      <w:pPr>
        <w:pStyle w:val="IMG-Caption"/>
      </w:pPr>
      <w:r>
        <w:t>Figure 3.52: True classes, predicted classes, and the decision boundary of a logistic regression</w:t>
      </w:r>
    </w:p>
    <w:p w14:paraId="41CCC909" w14:textId="77777777" w:rsidR="006A219A" w:rsidRDefault="006A219A" w:rsidP="006A219A">
      <w:pPr>
        <w:pStyle w:val="P-Regular"/>
      </w:pPr>
      <w:r>
        <w:rPr>
          <w:rStyle w:val="P-Bold"/>
        </w:rPr>
        <w:t>How does the location of the decision boundary compare with where you thought it would be?</w:t>
      </w:r>
    </w:p>
    <w:p w14:paraId="684924C6" w14:textId="77777777" w:rsidR="006A219A" w:rsidRDefault="006A219A" w:rsidP="006A219A">
      <w:pPr>
        <w:pStyle w:val="P-Regular"/>
      </w:pPr>
      <w:r>
        <w:rPr>
          <w:rStyle w:val="P-Bold"/>
        </w:rPr>
        <w:t>Can you see how a linear decision boundary will never perfectly classify these data?</w:t>
      </w:r>
    </w:p>
    <w:p w14:paraId="5914BD35" w14:textId="77777777" w:rsidR="006A219A" w:rsidRDefault="006A219A" w:rsidP="006A219A">
      <w:pPr>
        <w:pStyle w:val="P-Regular"/>
      </w:pPr>
      <w:r>
        <w:t xml:space="preserve">As a way around this, we could create </w:t>
      </w:r>
      <w:r>
        <w:rPr>
          <w:rStyle w:val="P-Bold"/>
        </w:rPr>
        <w:t>engineered features</w:t>
      </w:r>
      <w:r>
        <w:t xml:space="preserve"> from existing features here, such as polynomials or interactions, to allow for more complex, non-linear decision boundaries in logistic regression. Or, we could use non-linear models such as random forest, which can also accomplish this, as we'll see later.</w:t>
      </w:r>
    </w:p>
    <w:p w14:paraId="0BAB8F12" w14:textId="77777777" w:rsidR="006A219A" w:rsidRDefault="006A219A" w:rsidP="006A219A">
      <w:pPr>
        <w:pStyle w:val="P-Regular"/>
      </w:pPr>
      <w:r>
        <w:t xml:space="preserve">As a final note here, this example was easily visualized in two dimensions since there are only two features. In general, the decision boundary can be described by a </w:t>
      </w:r>
      <w:r>
        <w:rPr>
          <w:rStyle w:val="P-Bold"/>
        </w:rPr>
        <w:t>hyperplane</w:t>
      </w:r>
      <w:r>
        <w:t>, which is the generalization of a straight line to multi-dimensional spaces. However, the restrictive nature of the linear decision boundary is still a factor for hyperplanes.</w:t>
      </w:r>
    </w:p>
    <w:p w14:paraId="4F9C5FD5" w14:textId="77777777" w:rsidR="006A219A" w:rsidRDefault="006A219A" w:rsidP="006A219A">
      <w:pPr>
        <w:pStyle w:val="H2-General"/>
      </w:pPr>
      <w:r>
        <w:t>Activity 3: Fitting a Logistic Regression Model and Directly Using the Coefficients</w:t>
      </w:r>
    </w:p>
    <w:p w14:paraId="3D15545B" w14:textId="77777777" w:rsidR="006A219A" w:rsidRDefault="006A219A" w:rsidP="006A219A">
      <w:pPr>
        <w:pStyle w:val="P-Regular"/>
      </w:pPr>
      <w:r>
        <w:t>In this activity, we're going to train a logistic regression model on the two most important features we discovered in univariate feature exploration, as well as learn how to manually implement logistic regression using coefficients from the fitted model. This will show you how you could use logistic regression in a computing environment where scikit-learn may not be available, but the mathematical functions necessary to compute the sigmoid function are. On successful completion of the activity, you should observe that the calculated ROC AUC values using scikit-learn predictions and those obtained from manual predictions should be the same: approximately 0.63.</w:t>
      </w:r>
    </w:p>
    <w:p w14:paraId="44329B21" w14:textId="5B256AF8" w:rsidR="006A219A" w:rsidRDefault="006A219A" w:rsidP="008F0CAC">
      <w:pPr>
        <w:pStyle w:val="P-Regular"/>
      </w:pPr>
      <w:r>
        <w:t>Perform the following steps to complete the activity:</w:t>
      </w:r>
    </w:p>
    <w:p w14:paraId="66B4FB4C" w14:textId="77777777" w:rsidR="008F0CAC" w:rsidRDefault="008F0CAC" w:rsidP="008F0CAC">
      <w:pPr>
        <w:pStyle w:val="P-Regular"/>
      </w:pPr>
      <w:r>
        <w:lastRenderedPageBreak/>
        <w:t>Note</w:t>
      </w:r>
    </w:p>
    <w:p w14:paraId="6476259D" w14:textId="4AE4D0A2" w:rsidR="006A219A" w:rsidRDefault="006A219A" w:rsidP="006A219A">
      <w:pPr>
        <w:pStyle w:val="P-Callout"/>
      </w:pPr>
      <w:r>
        <w:t xml:space="preserve">The code and the resulting output for this activity have been loaded in a </w:t>
      </w:r>
      <w:proofErr w:type="spellStart"/>
      <w:r>
        <w:t>Jupyter</w:t>
      </w:r>
      <w:proofErr w:type="spellEnd"/>
      <w:r>
        <w:t xml:space="preserve"> Notebook that can be found here: </w:t>
      </w:r>
      <w:r w:rsidR="0093577D" w:rsidRPr="0058373E">
        <w:rPr>
          <w:strike/>
          <w:rPrChange w:id="474" w:author="Stephen Klosterman" w:date="2020-11-15T10:11:00Z">
            <w:rPr/>
          </w:rPrChange>
        </w:rPr>
        <w:fldChar w:fldCharType="begin"/>
      </w:r>
      <w:r w:rsidR="0093577D" w:rsidRPr="0058373E">
        <w:rPr>
          <w:strike/>
          <w:rPrChange w:id="475" w:author="Stephen Klosterman" w:date="2020-11-15T10:11:00Z">
            <w:rPr/>
          </w:rPrChange>
        </w:rPr>
        <w:instrText xml:space="preserve"> HYPERLINK "http://bit.ly/2Dz5iNA" </w:instrText>
      </w:r>
      <w:r w:rsidR="0093577D" w:rsidRPr="0058373E">
        <w:rPr>
          <w:strike/>
          <w:rPrChange w:id="476" w:author="Stephen Klosterman" w:date="2020-11-15T10:11:00Z">
            <w:rPr/>
          </w:rPrChange>
        </w:rPr>
        <w:fldChar w:fldCharType="separate"/>
      </w:r>
      <w:r w:rsidRPr="0058373E">
        <w:rPr>
          <w:rStyle w:val="Hyperlink"/>
          <w:strike/>
          <w:color w:val="000000"/>
          <w:rPrChange w:id="477" w:author="Stephen Klosterman" w:date="2020-11-15T10:11:00Z">
            <w:rPr>
              <w:rStyle w:val="Hyperlink"/>
              <w:color w:val="000000"/>
            </w:rPr>
          </w:rPrChange>
        </w:rPr>
        <w:t>http://bit.ly/2Dz5iNA</w:t>
      </w:r>
      <w:r w:rsidR="0093577D" w:rsidRPr="0058373E">
        <w:rPr>
          <w:rStyle w:val="Hyperlink"/>
          <w:strike/>
          <w:color w:val="000000"/>
          <w:rPrChange w:id="478" w:author="Stephen Klosterman" w:date="2020-11-15T10:11:00Z">
            <w:rPr>
              <w:rStyle w:val="Hyperlink"/>
              <w:color w:val="000000"/>
            </w:rPr>
          </w:rPrChange>
        </w:rPr>
        <w:fldChar w:fldCharType="end"/>
      </w:r>
      <w:r>
        <w:t>.</w:t>
      </w:r>
    </w:p>
    <w:p w14:paraId="238DF611" w14:textId="77777777" w:rsidR="006A219A" w:rsidRDefault="006A219A" w:rsidP="006A219A">
      <w:pPr>
        <w:pStyle w:val="L-Numbers"/>
      </w:pPr>
      <w:r>
        <w:t xml:space="preserve">Create a train/test split (80/20) with </w:t>
      </w:r>
      <w:r>
        <w:rPr>
          <w:rStyle w:val="P-Code"/>
        </w:rPr>
        <w:t>PAY_1</w:t>
      </w:r>
      <w:r>
        <w:t xml:space="preserve"> and </w:t>
      </w:r>
      <w:r>
        <w:rPr>
          <w:rStyle w:val="P-Code"/>
        </w:rPr>
        <w:t>LIMIT_BAL</w:t>
      </w:r>
      <w:r>
        <w:t xml:space="preserve"> as features.</w:t>
      </w:r>
    </w:p>
    <w:p w14:paraId="1825B196" w14:textId="77777777" w:rsidR="006A219A" w:rsidRDefault="006A219A" w:rsidP="006A219A">
      <w:pPr>
        <w:pStyle w:val="L-Numbers"/>
      </w:pPr>
      <w:r>
        <w:t xml:space="preserve">Import </w:t>
      </w:r>
      <w:proofErr w:type="spellStart"/>
      <w:r>
        <w:rPr>
          <w:rStyle w:val="P-Code"/>
        </w:rPr>
        <w:t>LogisticRegression</w:t>
      </w:r>
      <w:proofErr w:type="spellEnd"/>
      <w:r>
        <w:t xml:space="preserve">, with the default options, but set the solver to </w:t>
      </w:r>
      <w:r>
        <w:rPr>
          <w:rStyle w:val="P-Code"/>
        </w:rPr>
        <w:t>'</w:t>
      </w:r>
      <w:proofErr w:type="spellStart"/>
      <w:r>
        <w:rPr>
          <w:rStyle w:val="P-Code"/>
        </w:rPr>
        <w:t>liblinear</w:t>
      </w:r>
      <w:proofErr w:type="spellEnd"/>
      <w:r>
        <w:rPr>
          <w:rStyle w:val="P-Code"/>
        </w:rPr>
        <w:t>'</w:t>
      </w:r>
      <w:r>
        <w:t>.</w:t>
      </w:r>
    </w:p>
    <w:p w14:paraId="791A7EF0" w14:textId="77777777" w:rsidR="006A219A" w:rsidRDefault="006A219A" w:rsidP="006A219A">
      <w:pPr>
        <w:pStyle w:val="L-Numbers"/>
      </w:pPr>
      <w:r>
        <w:t>Train on the training data and obtain predicted classes, as well as class probabilities, using the testing data.</w:t>
      </w:r>
    </w:p>
    <w:p w14:paraId="0884A6EA" w14:textId="77777777" w:rsidR="006A219A" w:rsidRDefault="006A219A" w:rsidP="006A219A">
      <w:pPr>
        <w:pStyle w:val="L-Numbers"/>
      </w:pPr>
      <w:r>
        <w:t>Pull out the coefficients and intercept from the trained model and manually calculate predicted probabilities. You'll need to add a column of 1s to your features, to multiply by the intercept.</w:t>
      </w:r>
    </w:p>
    <w:p w14:paraId="64041DDF" w14:textId="77777777" w:rsidR="006A219A" w:rsidRDefault="006A219A" w:rsidP="006A219A">
      <w:pPr>
        <w:pStyle w:val="L-Numbers"/>
      </w:pPr>
      <w:r>
        <w:t>Using a threshold of 0.5, manually calculate predicted classes. Compare this to the class predictions output by scikit-learn.</w:t>
      </w:r>
    </w:p>
    <w:p w14:paraId="0CFADD11" w14:textId="77777777" w:rsidR="006A219A" w:rsidRDefault="006A219A" w:rsidP="006A219A">
      <w:pPr>
        <w:pStyle w:val="L-Numbers"/>
      </w:pPr>
      <w:r>
        <w:t>Calculate ROC AUC using both scikit-</w:t>
      </w:r>
      <w:proofErr w:type="spellStart"/>
      <w:r>
        <w:t>learn's</w:t>
      </w:r>
      <w:proofErr w:type="spellEnd"/>
      <w:r>
        <w:t xml:space="preserve"> predicted probabilities, and your manually predicted probabilities, and compare.</w:t>
      </w:r>
    </w:p>
    <w:p w14:paraId="7A3616D7" w14:textId="77777777" w:rsidR="006A219A" w:rsidRDefault="006A219A" w:rsidP="006A219A">
      <w:pPr>
        <w:pStyle w:val="P-Callout"/>
      </w:pPr>
      <w:r>
        <w:t xml:space="preserve">The solution for this activity can be found on page </w:t>
      </w:r>
      <w:r w:rsidRPr="0058373E">
        <w:rPr>
          <w:strike/>
          <w:rPrChange w:id="479" w:author="Stephen Klosterman" w:date="2020-11-15T10:11:00Z">
            <w:rPr/>
          </w:rPrChange>
        </w:rPr>
        <w:t>336</w:t>
      </w:r>
      <w:r>
        <w:t>.</w:t>
      </w:r>
    </w:p>
    <w:p w14:paraId="08172A06" w14:textId="77777777" w:rsidR="006A219A" w:rsidRDefault="006A219A" w:rsidP="006A219A">
      <w:pPr>
        <w:pStyle w:val="H1-Topic"/>
      </w:pPr>
      <w:r>
        <w:t>Summary</w:t>
      </w:r>
    </w:p>
    <w:p w14:paraId="7BB3DBA7" w14:textId="77777777" w:rsidR="006A219A" w:rsidRDefault="006A219A" w:rsidP="006A219A">
      <w:pPr>
        <w:pStyle w:val="P-Regular"/>
      </w:pPr>
      <w:r>
        <w:t>In this chapter, we have learned how to explore features one at a time, using univariate feature selection methods including Pearson correlation and an ANOVA F-test. While looking at features in this way does not always tell the whole story, since you are potentially missing out on important interactions between features, it is a necessary step. Understanding the relationships between the most predictive features and the response variable, and creating effective visualizations around them, is a great way to communicate your findings to your client. We used customized plots, such as overlapping histograms created with Matplotlib, to create visualizations of the most important features.</w:t>
      </w:r>
    </w:p>
    <w:p w14:paraId="3DFE8DB4" w14:textId="77777777" w:rsidR="006A219A" w:rsidRDefault="006A219A" w:rsidP="006A219A">
      <w:pPr>
        <w:pStyle w:val="P-Regular"/>
      </w:pPr>
      <w:r>
        <w:t xml:space="preserve">Then we began an in-depth description of how logistic regression works, exploring such topics as the sigmoid function, log odds, and the linear decision boundary. While logistic regression is one of the simplest classification models, and often is not as powerful as other methods, it is one of the most widely used, and is the basis for more sophisticated models such as deep neural networks for classification. So, a detailed understanding of logistic regression can serve you well as you explore more advanced topics in machine learning. And, in some cases, a simple logistic regression may be all that's needed. All other things considered, the simplest model that satisfies the requirements is probably the best model. </w:t>
      </w:r>
    </w:p>
    <w:p w14:paraId="698F0BED" w14:textId="5099D69A" w:rsidR="006A219A" w:rsidRDefault="006A219A" w:rsidP="006A219A">
      <w:pPr>
        <w:pStyle w:val="P-Regular"/>
      </w:pPr>
      <w:r>
        <w:t>If you master the materials in this and the next chapter, you will be well prepared to use logistic regression in your work. In the next chapter, we'll build on the fundamentals we learned here, to see how coefficients are estimated for a logistic regression, as well as how logistic regression can be used effectively with large numbers of features</w:t>
      </w:r>
      <w:del w:id="480" w:author="Stephen Klosterman" w:date="2020-11-15T10:15:00Z">
        <w:r w:rsidDel="00FF574C">
          <w:delText>,</w:delText>
        </w:r>
      </w:del>
      <w:r>
        <w:t xml:space="preserve"> and </w:t>
      </w:r>
      <w:del w:id="481" w:author="Stephen Klosterman" w:date="2020-11-15T10:15:00Z">
        <w:r w:rsidDel="00FF574C">
          <w:delText xml:space="preserve">can </w:delText>
        </w:r>
      </w:del>
      <w:r>
        <w:t>also be used for feature selection.</w:t>
      </w:r>
    </w:p>
    <w:p w14:paraId="01C7BD8B" w14:textId="53B28D93" w:rsidR="006A219A" w:rsidDel="00964297" w:rsidRDefault="006A219A" w:rsidP="006A219A">
      <w:pPr>
        <w:pStyle w:val="P-Regular"/>
        <w:rPr>
          <w:del w:id="482" w:author="Stephen Klosterman" w:date="2020-11-15T10:14:00Z"/>
        </w:rPr>
      </w:pPr>
    </w:p>
    <w:p w14:paraId="0042B4CD" w14:textId="0C36860E" w:rsidR="006A219A" w:rsidRDefault="008F0CAC" w:rsidP="006A219A">
      <w:pPr>
        <w:pStyle w:val="H1-Topic"/>
      </w:pPr>
      <w:r>
        <w:t>Solution</w:t>
      </w:r>
    </w:p>
    <w:p w14:paraId="1A1ED2A6" w14:textId="77777777" w:rsidR="006A219A" w:rsidRDefault="006A219A" w:rsidP="006A219A">
      <w:pPr>
        <w:pStyle w:val="H2-General"/>
      </w:pPr>
      <w:r>
        <w:lastRenderedPageBreak/>
        <w:t xml:space="preserve">Activity 3: Fitting a Logistic Regression Model and Directly Using the </w:t>
      </w:r>
      <w:r>
        <w:br/>
        <w:t>Coefficients</w:t>
      </w:r>
    </w:p>
    <w:p w14:paraId="2B83EA4C" w14:textId="77777777" w:rsidR="006A219A" w:rsidRDefault="006A219A" w:rsidP="006A219A">
      <w:pPr>
        <w:pStyle w:val="P-Regular"/>
      </w:pPr>
      <w:r>
        <w:t>The first few steps are similar to things we've done in previous activities:</w:t>
      </w:r>
    </w:p>
    <w:p w14:paraId="7EC02C18" w14:textId="77777777" w:rsidR="006A219A" w:rsidRDefault="006A219A" w:rsidP="006A219A">
      <w:pPr>
        <w:pStyle w:val="L-Numbers"/>
        <w:numPr>
          <w:ilvl w:val="0"/>
          <w:numId w:val="16"/>
        </w:numPr>
      </w:pPr>
      <w:r>
        <w:t xml:space="preserve">Create a train/test split (80/20) with </w:t>
      </w:r>
      <w:r>
        <w:rPr>
          <w:rStyle w:val="P-Code"/>
        </w:rPr>
        <w:t>PAY_1</w:t>
      </w:r>
      <w:r>
        <w:t xml:space="preserve"> and </w:t>
      </w:r>
      <w:r>
        <w:rPr>
          <w:rStyle w:val="P-Code"/>
        </w:rPr>
        <w:t>LIMIT_BAL</w:t>
      </w:r>
      <w:r>
        <w:t xml:space="preserve"> as features:</w:t>
      </w:r>
    </w:p>
    <w:p w14:paraId="2D6899DE" w14:textId="77777777" w:rsidR="006A219A" w:rsidRDefault="006A219A" w:rsidP="006A219A">
      <w:pPr>
        <w:pStyle w:val="L-Source"/>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308645A6" w14:textId="26342C10" w:rsidR="008E0B4D" w:rsidRDefault="006A219A" w:rsidP="008E0B4D">
      <w:pPr>
        <w:pStyle w:val="L-Source"/>
        <w:rPr>
          <w:ins w:id="483" w:author="Stephen Klosterman" w:date="2020-11-15T10:18:00Z"/>
        </w:rPr>
      </w:pPr>
      <w:del w:id="484" w:author="Stephen Klosterman" w:date="2020-11-15T10:18:00Z">
        <w:r w:rsidDel="008E0B4D">
          <w:delText>X_</w:delText>
        </w:r>
      </w:del>
      <w:proofErr w:type="spellStart"/>
      <w:ins w:id="485" w:author="Stephen Klosterman" w:date="2020-11-15T10:18:00Z">
        <w:r w:rsidR="008E0B4D">
          <w:t>X_train</w:t>
        </w:r>
        <w:proofErr w:type="spellEnd"/>
        <w:r w:rsidR="008E0B4D">
          <w:t xml:space="preserve">, </w:t>
        </w:r>
        <w:proofErr w:type="spellStart"/>
        <w:r w:rsidR="008E0B4D">
          <w:t>X_test</w:t>
        </w:r>
        <w:proofErr w:type="spellEnd"/>
        <w:r w:rsidR="008E0B4D">
          <w:t xml:space="preserve">, </w:t>
        </w:r>
        <w:proofErr w:type="spellStart"/>
        <w:r w:rsidR="008E0B4D">
          <w:t>y_train</w:t>
        </w:r>
        <w:proofErr w:type="spellEnd"/>
        <w:r w:rsidR="008E0B4D">
          <w:t xml:space="preserve">, </w:t>
        </w:r>
        <w:proofErr w:type="spellStart"/>
        <w:r w:rsidR="008E0B4D">
          <w:t>y_test</w:t>
        </w:r>
        <w:proofErr w:type="spellEnd"/>
        <w:r w:rsidR="008E0B4D">
          <w:t xml:space="preserve"> = </w:t>
        </w:r>
        <w:proofErr w:type="spellStart"/>
        <w:r w:rsidR="008E0B4D">
          <w:t>train_test_</w:t>
        </w:r>
        <w:proofErr w:type="gramStart"/>
        <w:r w:rsidR="008E0B4D">
          <w:t>split</w:t>
        </w:r>
        <w:proofErr w:type="spellEnd"/>
        <w:r w:rsidR="008E0B4D">
          <w:t>(</w:t>
        </w:r>
        <w:proofErr w:type="gramEnd"/>
      </w:ins>
    </w:p>
    <w:p w14:paraId="2A2AB351" w14:textId="77777777" w:rsidR="008E0B4D" w:rsidRDefault="008E0B4D" w:rsidP="008E0B4D">
      <w:pPr>
        <w:pStyle w:val="L-Source"/>
        <w:rPr>
          <w:ins w:id="486" w:author="Stephen Klosterman" w:date="2020-11-15T10:18:00Z"/>
        </w:rPr>
      </w:pPr>
      <w:ins w:id="487" w:author="Stephen Klosterman" w:date="2020-11-15T10:18:00Z">
        <w:r>
          <w:t xml:space="preserve">    </w:t>
        </w:r>
        <w:proofErr w:type="gramStart"/>
        <w:r>
          <w:t>df[</w:t>
        </w:r>
        <w:proofErr w:type="gramEnd"/>
        <w:r>
          <w:t>['PAY_1', 'LIMIT_BAL']].values,</w:t>
        </w:r>
      </w:ins>
    </w:p>
    <w:p w14:paraId="432E053D" w14:textId="77777777" w:rsidR="008E0B4D" w:rsidRDefault="008E0B4D" w:rsidP="008E0B4D">
      <w:pPr>
        <w:pStyle w:val="L-Source"/>
        <w:rPr>
          <w:ins w:id="488" w:author="Stephen Klosterman" w:date="2020-11-15T10:18:00Z"/>
        </w:rPr>
      </w:pPr>
      <w:ins w:id="489" w:author="Stephen Klosterman" w:date="2020-11-15T10:18:00Z">
        <w:r>
          <w:t xml:space="preserve">    </w:t>
        </w:r>
        <w:proofErr w:type="gramStart"/>
        <w:r>
          <w:t>df[</w:t>
        </w:r>
        <w:proofErr w:type="gramEnd"/>
        <w:r>
          <w:t>'default payment next month'].values,</w:t>
        </w:r>
      </w:ins>
    </w:p>
    <w:p w14:paraId="20E3AAF3" w14:textId="578BD4B1" w:rsidR="006A219A" w:rsidDel="008E0B4D" w:rsidRDefault="008E0B4D" w:rsidP="008E0B4D">
      <w:pPr>
        <w:pStyle w:val="L-Source"/>
        <w:rPr>
          <w:del w:id="490" w:author="Stephen Klosterman" w:date="2020-11-15T10:18:00Z"/>
        </w:rPr>
      </w:pPr>
      <w:ins w:id="491" w:author="Stephen Klosterman" w:date="2020-11-15T10:18:00Z">
        <w:r>
          <w:t xml:space="preserve">    </w:t>
        </w:r>
        <w:proofErr w:type="spellStart"/>
        <w:r>
          <w:t>test_size</w:t>
        </w:r>
        <w:proofErr w:type="spellEnd"/>
        <w:r>
          <w:t xml:space="preserve">=0.2, </w:t>
        </w:r>
        <w:proofErr w:type="spellStart"/>
        <w:r>
          <w:t>random_state</w:t>
        </w:r>
        <w:proofErr w:type="spellEnd"/>
        <w:r>
          <w:t>=24)</w:t>
        </w:r>
      </w:ins>
      <w:del w:id="492" w:author="Stephen Klosterman" w:date="2020-11-15T10:18:00Z">
        <w:r w:rsidR="006A219A" w:rsidDel="008E0B4D">
          <w:delText>train, X_test, y_train, y_test = train_test_split(</w:delText>
        </w:r>
      </w:del>
    </w:p>
    <w:p w14:paraId="5921E2D3" w14:textId="5B0FCB4D" w:rsidR="006A219A" w:rsidDel="008E0B4D" w:rsidRDefault="006A219A" w:rsidP="008E0B4D">
      <w:pPr>
        <w:pStyle w:val="L-Source"/>
        <w:rPr>
          <w:del w:id="493" w:author="Stephen Klosterman" w:date="2020-11-15T10:18:00Z"/>
        </w:rPr>
      </w:pPr>
      <w:del w:id="494" w:author="Stephen Klosterman" w:date="2020-11-15T10:18:00Z">
        <w:r w:rsidDel="008E0B4D">
          <w:delText>df[['PAY_1', 'LIMIT_BAL']].values, df['default payment next month'].values,</w:delText>
        </w:r>
      </w:del>
    </w:p>
    <w:p w14:paraId="04079B7D" w14:textId="462A74E5" w:rsidR="006A219A" w:rsidRDefault="006A219A" w:rsidP="008E0B4D">
      <w:pPr>
        <w:pStyle w:val="L-Source"/>
      </w:pPr>
      <w:del w:id="495" w:author="Stephen Klosterman" w:date="2020-11-15T10:18:00Z">
        <w:r w:rsidDel="008E0B4D">
          <w:delText>test_size=0.2, random_state=24)</w:delText>
        </w:r>
      </w:del>
    </w:p>
    <w:p w14:paraId="32E4ADED" w14:textId="77777777" w:rsidR="006A219A" w:rsidRDefault="006A219A" w:rsidP="006A219A">
      <w:pPr>
        <w:pStyle w:val="L-Numbers"/>
      </w:pPr>
      <w:r>
        <w:t xml:space="preserve">Import </w:t>
      </w:r>
      <w:proofErr w:type="spellStart"/>
      <w:r>
        <w:rPr>
          <w:rStyle w:val="P-Code"/>
        </w:rPr>
        <w:t>LogisticRegression</w:t>
      </w:r>
      <w:proofErr w:type="spellEnd"/>
      <w:r>
        <w:t xml:space="preserve">, with the default options, but set the solver to </w:t>
      </w:r>
      <w:r>
        <w:rPr>
          <w:rStyle w:val="P-Code"/>
        </w:rPr>
        <w:t>'</w:t>
      </w:r>
      <w:proofErr w:type="spellStart"/>
      <w:r>
        <w:rPr>
          <w:rStyle w:val="P-Code"/>
        </w:rPr>
        <w:t>liblinear</w:t>
      </w:r>
      <w:proofErr w:type="spellEnd"/>
      <w:r>
        <w:rPr>
          <w:rStyle w:val="P-Code"/>
        </w:rPr>
        <w:t>'</w:t>
      </w:r>
      <w:r>
        <w:t>.</w:t>
      </w:r>
    </w:p>
    <w:p w14:paraId="09F13AB0" w14:textId="77777777" w:rsidR="006A219A" w:rsidRDefault="006A219A" w:rsidP="006A219A">
      <w:pPr>
        <w:pStyle w:val="L-Source"/>
      </w:pPr>
      <w:r>
        <w:t xml:space="preserve">from </w:t>
      </w:r>
      <w:proofErr w:type="spellStart"/>
      <w:proofErr w:type="gramStart"/>
      <w:r>
        <w:t>sklearn.linear</w:t>
      </w:r>
      <w:proofErr w:type="gramEnd"/>
      <w:r>
        <w:t>_model</w:t>
      </w:r>
      <w:proofErr w:type="spellEnd"/>
      <w:r>
        <w:t xml:space="preserve"> import </w:t>
      </w:r>
      <w:proofErr w:type="spellStart"/>
      <w:r>
        <w:t>LogisticRegression</w:t>
      </w:r>
      <w:proofErr w:type="spellEnd"/>
    </w:p>
    <w:p w14:paraId="06652066" w14:textId="77777777" w:rsidR="006A219A" w:rsidRDefault="006A219A" w:rsidP="006A219A">
      <w:pPr>
        <w:pStyle w:val="L-Source"/>
      </w:pPr>
      <w:proofErr w:type="spellStart"/>
      <w:r>
        <w:t>lr_model</w:t>
      </w:r>
      <w:proofErr w:type="spellEnd"/>
      <w:r>
        <w:t xml:space="preserve"> = </w:t>
      </w:r>
      <w:proofErr w:type="spellStart"/>
      <w:r>
        <w:t>LogisticRegression</w:t>
      </w:r>
      <w:proofErr w:type="spellEnd"/>
      <w:r>
        <w:t>(solver='</w:t>
      </w:r>
      <w:proofErr w:type="spellStart"/>
      <w:r>
        <w:t>liblinear</w:t>
      </w:r>
      <w:proofErr w:type="spellEnd"/>
      <w:r>
        <w:t>')</w:t>
      </w:r>
    </w:p>
    <w:p w14:paraId="70988DD8" w14:textId="77777777" w:rsidR="006A219A" w:rsidRDefault="006A219A" w:rsidP="006A219A">
      <w:pPr>
        <w:pStyle w:val="L-Numbers"/>
      </w:pPr>
      <w:r>
        <w:t>Train on the training data and obtain predicted classes, as well as class probabilities, using the testing data:</w:t>
      </w:r>
    </w:p>
    <w:p w14:paraId="2786786E" w14:textId="77777777" w:rsidR="006A219A" w:rsidRDefault="006A219A" w:rsidP="006A219A">
      <w:pPr>
        <w:pStyle w:val="L-Source"/>
      </w:pPr>
      <w:proofErr w:type="spellStart"/>
      <w:proofErr w:type="gramStart"/>
      <w:r>
        <w:t>lr_model.fit</w:t>
      </w:r>
      <w:proofErr w:type="spellEnd"/>
      <w:r>
        <w:t>(</w:t>
      </w:r>
      <w:proofErr w:type="spellStart"/>
      <w:proofErr w:type="gramEnd"/>
      <w:r>
        <w:t>X_train</w:t>
      </w:r>
      <w:proofErr w:type="spellEnd"/>
      <w:r>
        <w:t xml:space="preserve">, </w:t>
      </w:r>
      <w:proofErr w:type="spellStart"/>
      <w:r>
        <w:t>y_train</w:t>
      </w:r>
      <w:proofErr w:type="spellEnd"/>
      <w:r>
        <w:t>)</w:t>
      </w:r>
    </w:p>
    <w:p w14:paraId="6CC6C93C" w14:textId="77777777" w:rsidR="006A219A" w:rsidRDefault="006A219A" w:rsidP="006A219A">
      <w:pPr>
        <w:pStyle w:val="L-Source"/>
      </w:pPr>
      <w:proofErr w:type="spellStart"/>
      <w:r>
        <w:t>y_pred</w:t>
      </w:r>
      <w:proofErr w:type="spellEnd"/>
      <w:r>
        <w:t xml:space="preserve"> = </w:t>
      </w:r>
      <w:proofErr w:type="spellStart"/>
      <w:r>
        <w:t>lr_</w:t>
      </w:r>
      <w:proofErr w:type="gramStart"/>
      <w:r>
        <w:t>model.predict</w:t>
      </w:r>
      <w:proofErr w:type="spellEnd"/>
      <w:proofErr w:type="gramEnd"/>
      <w:r>
        <w:t>(</w:t>
      </w:r>
      <w:proofErr w:type="spellStart"/>
      <w:r>
        <w:t>X_test</w:t>
      </w:r>
      <w:proofErr w:type="spellEnd"/>
      <w:r>
        <w:t>)</w:t>
      </w:r>
    </w:p>
    <w:p w14:paraId="2122E242" w14:textId="77777777" w:rsidR="006A219A" w:rsidRDefault="006A219A" w:rsidP="006A219A">
      <w:pPr>
        <w:pStyle w:val="L-Source"/>
      </w:pPr>
      <w:proofErr w:type="spellStart"/>
      <w:r>
        <w:t>y_pred_proba</w:t>
      </w:r>
      <w:proofErr w:type="spellEnd"/>
      <w:r>
        <w:t xml:space="preserve"> = </w:t>
      </w:r>
      <w:proofErr w:type="spellStart"/>
      <w:r>
        <w:t>lr_</w:t>
      </w:r>
      <w:proofErr w:type="gramStart"/>
      <w:r>
        <w:t>model.predict</w:t>
      </w:r>
      <w:proofErr w:type="gramEnd"/>
      <w:r>
        <w:t>_proba</w:t>
      </w:r>
      <w:proofErr w:type="spellEnd"/>
      <w:r>
        <w:t>(</w:t>
      </w:r>
      <w:proofErr w:type="spellStart"/>
      <w:r>
        <w:t>X_test</w:t>
      </w:r>
      <w:proofErr w:type="spellEnd"/>
      <w:r>
        <w:t>)</w:t>
      </w:r>
    </w:p>
    <w:p w14:paraId="524EC156" w14:textId="77777777" w:rsidR="006A219A" w:rsidRDefault="006A219A" w:rsidP="006A219A">
      <w:pPr>
        <w:pStyle w:val="L-Numbers"/>
      </w:pPr>
      <w:r>
        <w:t>Pull out the coefficients and intercept from the trained model and manually calculate predicted probabilities. You'll need to add a column of 1s to your features, to multiply by the intercept.</w:t>
      </w:r>
    </w:p>
    <w:p w14:paraId="325BE566" w14:textId="77777777" w:rsidR="006A219A" w:rsidRDefault="006A219A" w:rsidP="006A219A">
      <w:pPr>
        <w:pStyle w:val="L-Regular"/>
      </w:pPr>
      <w:r>
        <w:t>First, let's create the array of features, with a column of 1s added, using horizontal stacking:</w:t>
      </w:r>
    </w:p>
    <w:p w14:paraId="4474148A" w14:textId="79C3047D" w:rsidR="00E34C6B" w:rsidRDefault="006A219A" w:rsidP="00E34C6B">
      <w:pPr>
        <w:pStyle w:val="L-Source"/>
        <w:rPr>
          <w:ins w:id="496" w:author="Stephen Klosterman" w:date="2020-11-15T10:27:00Z"/>
        </w:rPr>
      </w:pPr>
      <w:del w:id="497" w:author="Stephen Klosterman" w:date="2020-11-15T10:27:00Z">
        <w:r w:rsidDel="00E34C6B">
          <w:delText>one</w:delText>
        </w:r>
      </w:del>
      <w:proofErr w:type="spellStart"/>
      <w:ins w:id="498" w:author="Stephen Klosterman" w:date="2020-11-15T10:27:00Z">
        <w:r w:rsidR="00E34C6B">
          <w:t>ones_and_features</w:t>
        </w:r>
        <w:proofErr w:type="spellEnd"/>
        <w:r w:rsidR="00E34C6B">
          <w:t xml:space="preserve"> = </w:t>
        </w:r>
        <w:proofErr w:type="spellStart"/>
        <w:proofErr w:type="gramStart"/>
        <w:r w:rsidR="00E34C6B">
          <w:t>np.hstack</w:t>
        </w:r>
        <w:proofErr w:type="spellEnd"/>
        <w:proofErr w:type="gramEnd"/>
        <w:r w:rsidR="00E34C6B">
          <w:t>(</w:t>
        </w:r>
      </w:ins>
    </w:p>
    <w:p w14:paraId="0A7C35C7" w14:textId="3B061D66" w:rsidR="006A219A" w:rsidRDefault="00E34C6B" w:rsidP="00E34C6B">
      <w:pPr>
        <w:pStyle w:val="L-Source"/>
      </w:pPr>
      <w:ins w:id="499" w:author="Stephen Klosterman" w:date="2020-11-15T10:27:00Z">
        <w:r>
          <w:t xml:space="preserve">    [</w:t>
        </w:r>
        <w:proofErr w:type="spellStart"/>
        <w:proofErr w:type="gramStart"/>
        <w:r>
          <w:t>np.ones</w:t>
        </w:r>
        <w:proofErr w:type="spellEnd"/>
        <w:proofErr w:type="gramEnd"/>
        <w:r>
          <w:t>((</w:t>
        </w:r>
        <w:proofErr w:type="spellStart"/>
        <w:r>
          <w:t>X_test.shape</w:t>
        </w:r>
        <w:proofErr w:type="spellEnd"/>
        <w:r>
          <w:t xml:space="preserve">[0],1)), </w:t>
        </w:r>
        <w:proofErr w:type="spellStart"/>
        <w:r>
          <w:t>X_test</w:t>
        </w:r>
        <w:proofErr w:type="spellEnd"/>
        <w:r>
          <w:t>])</w:t>
        </w:r>
      </w:ins>
      <w:del w:id="500" w:author="Stephen Klosterman" w:date="2020-11-15T10:27:00Z">
        <w:r w:rsidR="006A219A" w:rsidDel="00E34C6B">
          <w:delText>s_and_features = np.hstack([np.ones((X_test.shape[0],1)), X_test])</w:delText>
        </w:r>
      </w:del>
    </w:p>
    <w:p w14:paraId="5A27BDDA" w14:textId="77777777" w:rsidR="006A219A" w:rsidRDefault="006A219A" w:rsidP="006A219A">
      <w:pPr>
        <w:pStyle w:val="L-Regular"/>
      </w:pPr>
      <w:r>
        <w:t>Now we need the intercept and coefficients, which we reshape and concatenate from scikit-learn output:</w:t>
      </w:r>
    </w:p>
    <w:p w14:paraId="2A9E0A4C" w14:textId="0CD428AE" w:rsidR="00E34C6B" w:rsidRDefault="006A219A" w:rsidP="00E34C6B">
      <w:pPr>
        <w:pStyle w:val="L-Source"/>
        <w:rPr>
          <w:ins w:id="501" w:author="Stephen Klosterman" w:date="2020-11-15T10:27:00Z"/>
        </w:rPr>
      </w:pPr>
      <w:del w:id="502" w:author="Stephen Klosterman" w:date="2020-11-15T10:27:00Z">
        <w:r w:rsidDel="00E34C6B">
          <w:delText>int</w:delText>
        </w:r>
      </w:del>
      <w:proofErr w:type="spellStart"/>
      <w:ins w:id="503" w:author="Stephen Klosterman" w:date="2020-11-15T10:27:00Z">
        <w:r w:rsidR="00E34C6B">
          <w:t>intercept_and_coefs</w:t>
        </w:r>
        <w:proofErr w:type="spellEnd"/>
        <w:r w:rsidR="00E34C6B">
          <w:t xml:space="preserve"> = </w:t>
        </w:r>
        <w:proofErr w:type="spellStart"/>
        <w:proofErr w:type="gramStart"/>
        <w:r w:rsidR="00E34C6B">
          <w:t>np.concatenate</w:t>
        </w:r>
        <w:proofErr w:type="spellEnd"/>
        <w:proofErr w:type="gramEnd"/>
        <w:r w:rsidR="00E34C6B">
          <w:t>(</w:t>
        </w:r>
      </w:ins>
    </w:p>
    <w:p w14:paraId="41AB34A1" w14:textId="4229652A" w:rsidR="006A219A" w:rsidRDefault="00E34C6B" w:rsidP="00E34C6B">
      <w:pPr>
        <w:pStyle w:val="L-Source"/>
      </w:pPr>
      <w:ins w:id="504" w:author="Stephen Klosterman" w:date="2020-11-15T10:27:00Z">
        <w:r>
          <w:t xml:space="preserve">    [</w:t>
        </w:r>
        <w:proofErr w:type="spellStart"/>
        <w:r>
          <w:t>lr_</w:t>
        </w:r>
        <w:proofErr w:type="gramStart"/>
        <w:r>
          <w:t>model.intercept</w:t>
        </w:r>
        <w:proofErr w:type="gramEnd"/>
        <w:r>
          <w:t>_.reshape</w:t>
        </w:r>
        <w:proofErr w:type="spellEnd"/>
        <w:r>
          <w:t xml:space="preserve">(1,1), </w:t>
        </w:r>
        <w:proofErr w:type="spellStart"/>
        <w:r>
          <w:t>lr_model.coef</w:t>
        </w:r>
        <w:proofErr w:type="spellEnd"/>
        <w:r>
          <w:t>_], axis=1)</w:t>
        </w:r>
      </w:ins>
      <w:del w:id="505" w:author="Stephen Klosterman" w:date="2020-11-15T10:27:00Z">
        <w:r w:rsidR="006A219A" w:rsidDel="00E34C6B">
          <w:delText>ercept_and_coefs = np.concatenate([lr_model.intercept_.reshape(1,1), lr_model.coef_], axis=1)</w:delText>
        </w:r>
      </w:del>
    </w:p>
    <w:p w14:paraId="600ED58F" w14:textId="77777777" w:rsidR="006A219A" w:rsidRDefault="006A219A" w:rsidP="006A219A">
      <w:pPr>
        <w:pStyle w:val="L-Regular"/>
      </w:pPr>
      <w:r>
        <w:t xml:space="preserve">To repeatedly multiply the intercept and coefficients by the all the rows of </w:t>
      </w:r>
      <w:proofErr w:type="spellStart"/>
      <w:r>
        <w:rPr>
          <w:rStyle w:val="P-Code"/>
        </w:rPr>
        <w:t>ones_and_</w:t>
      </w:r>
      <w:proofErr w:type="gramStart"/>
      <w:r>
        <w:rPr>
          <w:rStyle w:val="P-Code"/>
        </w:rPr>
        <w:t>features</w:t>
      </w:r>
      <w:proofErr w:type="spellEnd"/>
      <w:r>
        <w:t>, and</w:t>
      </w:r>
      <w:proofErr w:type="gramEnd"/>
      <w:r>
        <w:t xml:space="preserve"> take the sum of each row (that is, find the linear combination), you could write this all out using multiplication and addition. However, it's much faster to use the dot product:</w:t>
      </w:r>
    </w:p>
    <w:p w14:paraId="5C6A7F3D" w14:textId="3CF7E20A" w:rsidR="00E34C6B" w:rsidRDefault="006A219A" w:rsidP="00E34C6B">
      <w:pPr>
        <w:pStyle w:val="L-Source"/>
        <w:rPr>
          <w:ins w:id="506" w:author="Stephen Klosterman" w:date="2020-11-15T10:28:00Z"/>
        </w:rPr>
      </w:pPr>
      <w:del w:id="507" w:author="Stephen Klosterman" w:date="2020-11-15T10:28:00Z">
        <w:r w:rsidDel="00E34C6B">
          <w:delText>X_</w:delText>
        </w:r>
      </w:del>
      <w:proofErr w:type="spellStart"/>
      <w:ins w:id="508" w:author="Stephen Klosterman" w:date="2020-11-15T10:28:00Z">
        <w:r w:rsidR="00E34C6B">
          <w:t>X_lin_comb</w:t>
        </w:r>
        <w:proofErr w:type="spellEnd"/>
        <w:r w:rsidR="00E34C6B">
          <w:t xml:space="preserve"> = </w:t>
        </w:r>
        <w:proofErr w:type="gramStart"/>
        <w:r w:rsidR="00E34C6B">
          <w:t>np.dot(</w:t>
        </w:r>
        <w:proofErr w:type="spellStart"/>
        <w:proofErr w:type="gramEnd"/>
        <w:r w:rsidR="00E34C6B">
          <w:t>intercept_and_coefs</w:t>
        </w:r>
        <w:proofErr w:type="spellEnd"/>
        <w:r w:rsidR="00E34C6B">
          <w:t>,</w:t>
        </w:r>
      </w:ins>
    </w:p>
    <w:p w14:paraId="3423BD52" w14:textId="18890816" w:rsidR="006A219A" w:rsidRDefault="00E34C6B" w:rsidP="00E34C6B">
      <w:pPr>
        <w:pStyle w:val="L-Source"/>
      </w:pPr>
      <w:ins w:id="509" w:author="Stephen Klosterman" w:date="2020-11-15T10:28:00Z">
        <w:r>
          <w:t xml:space="preserve">                    </w:t>
        </w:r>
        <w:proofErr w:type="spellStart"/>
        <w:proofErr w:type="gramStart"/>
        <w:r>
          <w:t>np.transpose</w:t>
        </w:r>
        <w:proofErr w:type="spellEnd"/>
        <w:proofErr w:type="gramEnd"/>
        <w:r>
          <w:t>(</w:t>
        </w:r>
        <w:proofErr w:type="spellStart"/>
        <w:r>
          <w:t>ones_and_features</w:t>
        </w:r>
        <w:proofErr w:type="spellEnd"/>
        <w:r>
          <w:t>))</w:t>
        </w:r>
      </w:ins>
      <w:del w:id="510" w:author="Stephen Klosterman" w:date="2020-11-15T10:28:00Z">
        <w:r w:rsidR="006A219A" w:rsidDel="00E34C6B">
          <w:delText>lin_comb = np.dot(intercept_and_coefs, np.transpose(ones_and_features))</w:delText>
        </w:r>
      </w:del>
    </w:p>
    <w:p w14:paraId="5A22BB9E" w14:textId="77777777" w:rsidR="006A219A" w:rsidRDefault="006A219A" w:rsidP="006A219A">
      <w:pPr>
        <w:pStyle w:val="L-Regular"/>
      </w:pPr>
      <w:r>
        <w:t xml:space="preserve">Now </w:t>
      </w:r>
      <w:proofErr w:type="spellStart"/>
      <w:r>
        <w:rPr>
          <w:rStyle w:val="P-Code"/>
        </w:rPr>
        <w:t>X_lin_comb</w:t>
      </w:r>
      <w:proofErr w:type="spellEnd"/>
      <w:r>
        <w:t xml:space="preserve"> has the argument we need to pass to the sigmoid function we defined, in order to calculate predicted probabilities:</w:t>
      </w:r>
    </w:p>
    <w:p w14:paraId="01848B85" w14:textId="77777777" w:rsidR="006A219A" w:rsidRDefault="006A219A" w:rsidP="006A219A">
      <w:pPr>
        <w:pStyle w:val="L-Source"/>
      </w:pPr>
      <w:proofErr w:type="spellStart"/>
      <w:r>
        <w:lastRenderedPageBreak/>
        <w:t>y_pred_proba_manual</w:t>
      </w:r>
      <w:proofErr w:type="spellEnd"/>
      <w:r>
        <w:t xml:space="preserve"> = sigmoid(</w:t>
      </w:r>
      <w:proofErr w:type="spellStart"/>
      <w:r>
        <w:t>X_lin_comb</w:t>
      </w:r>
      <w:proofErr w:type="spellEnd"/>
      <w:r>
        <w:t>)</w:t>
      </w:r>
    </w:p>
    <w:p w14:paraId="54E92F1A" w14:textId="77777777" w:rsidR="006A219A" w:rsidRDefault="006A219A" w:rsidP="006A219A">
      <w:pPr>
        <w:pStyle w:val="L-Numbers"/>
      </w:pPr>
      <w:r>
        <w:t xml:space="preserve">Using a threshold of </w:t>
      </w:r>
      <w:r>
        <w:rPr>
          <w:rStyle w:val="P-Code"/>
        </w:rPr>
        <w:t>0.5</w:t>
      </w:r>
      <w:r>
        <w:t>, manually calculate predicted classes. Compare this to the class predictions output by scikit-learn.</w:t>
      </w:r>
    </w:p>
    <w:p w14:paraId="10C0E4B9" w14:textId="77777777" w:rsidR="006A219A" w:rsidRDefault="006A219A" w:rsidP="006A219A">
      <w:pPr>
        <w:pStyle w:val="L-Regular"/>
      </w:pPr>
      <w:r>
        <w:t xml:space="preserve">The manually predicted probabilities, </w:t>
      </w:r>
      <w:proofErr w:type="spellStart"/>
      <w:r>
        <w:rPr>
          <w:rStyle w:val="P-Code"/>
        </w:rPr>
        <w:t>y_pred_proba_manual</w:t>
      </w:r>
      <w:proofErr w:type="spellEnd"/>
      <w:r>
        <w:t xml:space="preserve">, should be the same as </w:t>
      </w:r>
      <w:proofErr w:type="spellStart"/>
      <w:r>
        <w:rPr>
          <w:rStyle w:val="P-Code"/>
        </w:rPr>
        <w:t>y_pred_proba</w:t>
      </w:r>
      <w:proofErr w:type="spellEnd"/>
      <w:r>
        <w:t>; we'll check that momentarily. First, manually predict the classes with the threshold:</w:t>
      </w:r>
    </w:p>
    <w:p w14:paraId="531337D7" w14:textId="3AFF5D35" w:rsidR="006A219A" w:rsidRDefault="006A219A" w:rsidP="006A219A">
      <w:pPr>
        <w:pStyle w:val="L-Source"/>
        <w:rPr>
          <w:ins w:id="511" w:author="Stephen Klosterman" w:date="2020-11-15T10:33:00Z"/>
        </w:rPr>
      </w:pPr>
      <w:proofErr w:type="spellStart"/>
      <w:r>
        <w:t>y_pred_manual</w:t>
      </w:r>
      <w:proofErr w:type="spellEnd"/>
      <w:r>
        <w:t xml:space="preserve"> = </w:t>
      </w:r>
      <w:proofErr w:type="spellStart"/>
      <w:r>
        <w:t>y_pred_proba_manual</w:t>
      </w:r>
      <w:proofErr w:type="spellEnd"/>
      <w:r>
        <w:t xml:space="preserve"> &gt;= 0.5</w:t>
      </w:r>
    </w:p>
    <w:p w14:paraId="386F8DF7" w14:textId="59673D60" w:rsidR="00067945" w:rsidDel="00067945" w:rsidRDefault="00067945" w:rsidP="006A219A">
      <w:pPr>
        <w:pStyle w:val="L-Source"/>
        <w:rPr>
          <w:del w:id="512" w:author="Stephen Klosterman" w:date="2020-11-15T10:31:00Z"/>
        </w:rPr>
      </w:pPr>
    </w:p>
    <w:p w14:paraId="3A51C932" w14:textId="6514F0D9" w:rsidR="008F0CAC" w:rsidRDefault="006A219A" w:rsidP="008F0CAC">
      <w:pPr>
        <w:pStyle w:val="L-Regular"/>
        <w:rPr>
          <w:ins w:id="513" w:author="Stephen Klosterman" w:date="2020-11-15T10:31:00Z"/>
        </w:rPr>
      </w:pPr>
      <w:r>
        <w:t xml:space="preserve">This array will have a different shape than </w:t>
      </w:r>
      <w:proofErr w:type="spellStart"/>
      <w:r>
        <w:rPr>
          <w:rStyle w:val="P-Code"/>
        </w:rPr>
        <w:t>y_pred</w:t>
      </w:r>
      <w:proofErr w:type="spellEnd"/>
      <w:r>
        <w:t>, but it should contain the same values. We can check whether all the elements of two arrays are equal like this:</w:t>
      </w:r>
      <w:ins w:id="514" w:author="Stephen Klosterman" w:date="2020-11-15T10:30:00Z">
        <w:r w:rsidR="00067945">
          <w:br/>
        </w:r>
      </w:ins>
    </w:p>
    <w:p w14:paraId="2F3CCC4E" w14:textId="77777777" w:rsidR="00067945" w:rsidRDefault="00067945" w:rsidP="00067945">
      <w:pPr>
        <w:pStyle w:val="L-Source"/>
        <w:rPr>
          <w:ins w:id="515" w:author="Stephen Klosterman" w:date="2020-11-15T10:33:00Z"/>
        </w:rPr>
      </w:pPr>
      <w:proofErr w:type="spellStart"/>
      <w:proofErr w:type="gramStart"/>
      <w:ins w:id="516" w:author="Stephen Klosterman" w:date="2020-11-15T10:33:00Z">
        <w:r w:rsidRPr="00067945">
          <w:t>np.array</w:t>
        </w:r>
        <w:proofErr w:type="gramEnd"/>
        <w:r w:rsidRPr="00067945">
          <w:t>_equal</w:t>
        </w:r>
        <w:proofErr w:type="spellEnd"/>
        <w:r w:rsidRPr="00067945">
          <w:t>(</w:t>
        </w:r>
        <w:proofErr w:type="spellStart"/>
        <w:r w:rsidRPr="00067945">
          <w:t>y_pred.reshape</w:t>
        </w:r>
        <w:proofErr w:type="spellEnd"/>
        <w:r w:rsidRPr="00067945">
          <w:t xml:space="preserve">(1,-1), </w:t>
        </w:r>
        <w:proofErr w:type="spellStart"/>
        <w:r w:rsidRPr="00067945">
          <w:t>y_pred_manual</w:t>
        </w:r>
        <w:proofErr w:type="spellEnd"/>
        <w:r w:rsidRPr="00067945">
          <w:t>)</w:t>
        </w:r>
      </w:ins>
    </w:p>
    <w:p w14:paraId="40C7C92C" w14:textId="1079A9A6" w:rsidR="00067945" w:rsidRDefault="00067945" w:rsidP="00067945">
      <w:pPr>
        <w:pStyle w:val="L-Regular"/>
        <w:rPr>
          <w:ins w:id="517" w:author="Stephen Klosterman" w:date="2020-11-15T10:31:00Z"/>
        </w:rPr>
        <w:pPrChange w:id="518" w:author="Stephen Klosterman" w:date="2020-11-15T10:31:00Z">
          <w:pPr>
            <w:pStyle w:val="L-Source"/>
          </w:pPr>
        </w:pPrChange>
      </w:pPr>
      <w:ins w:id="519" w:author="Stephen Klosterman" w:date="2020-11-15T10:31:00Z">
        <w:r>
          <w:t xml:space="preserve">This should a return a logical </w:t>
        </w:r>
        <w:r w:rsidRPr="00067945">
          <w:rPr>
            <w:rStyle w:val="P-Code"/>
            <w:rPrChange w:id="520" w:author="Stephen Klosterman" w:date="2020-11-15T10:32:00Z">
              <w:rPr/>
            </w:rPrChange>
          </w:rPr>
          <w:t>T</w:t>
        </w:r>
      </w:ins>
      <w:ins w:id="521" w:author="Stephen Klosterman" w:date="2020-11-15T10:32:00Z">
        <w:r w:rsidRPr="00067945">
          <w:rPr>
            <w:rStyle w:val="P-Code"/>
            <w:rPrChange w:id="522" w:author="Stephen Klosterman" w:date="2020-11-15T10:32:00Z">
              <w:rPr/>
            </w:rPrChange>
          </w:rPr>
          <w:t>rue</w:t>
        </w:r>
        <w:r>
          <w:t xml:space="preserve"> if the arrays are equal.</w:t>
        </w:r>
      </w:ins>
    </w:p>
    <w:p w14:paraId="6F68ABF7" w14:textId="128EABCF" w:rsidR="00067945" w:rsidDel="00067945" w:rsidRDefault="00067945" w:rsidP="008F0CAC">
      <w:pPr>
        <w:pStyle w:val="L-Regular"/>
        <w:rPr>
          <w:del w:id="523" w:author="Stephen Klosterman" w:date="2020-11-15T10:31:00Z"/>
        </w:rPr>
      </w:pPr>
    </w:p>
    <w:p w14:paraId="189E46BA" w14:textId="7CDE07CB" w:rsidR="008F0CAC" w:rsidDel="00067945" w:rsidRDefault="008F0CAC" w:rsidP="006A219A">
      <w:pPr>
        <w:pStyle w:val="L-Regular"/>
        <w:rPr>
          <w:del w:id="524" w:author="Stephen Klosterman" w:date="2020-11-15T10:30:00Z"/>
        </w:rPr>
      </w:pPr>
    </w:p>
    <w:p w14:paraId="6AB2CB70" w14:textId="6CDDE3B0" w:rsidR="008F0CAC" w:rsidDel="00067945" w:rsidRDefault="008F0CAC" w:rsidP="006A219A">
      <w:pPr>
        <w:pStyle w:val="L-Regular"/>
        <w:rPr>
          <w:del w:id="525" w:author="Stephen Klosterman" w:date="2020-11-15T10:30:00Z"/>
        </w:rPr>
      </w:pPr>
    </w:p>
    <w:p w14:paraId="18D1EB75" w14:textId="1774DB57" w:rsidR="008F0CAC" w:rsidDel="00067945" w:rsidRDefault="008F0CAC" w:rsidP="006A219A">
      <w:pPr>
        <w:pStyle w:val="L-Regular"/>
        <w:rPr>
          <w:del w:id="526" w:author="Stephen Klosterman" w:date="2020-11-15T10:30:00Z"/>
        </w:rPr>
      </w:pPr>
      <w:del w:id="527" w:author="Stephen Klosterman" w:date="2020-11-15T10:29:00Z">
        <w:r w:rsidDel="00067945">
          <w:rPr>
            <w:noProof/>
          </w:rPr>
          <w:drawing>
            <wp:inline distT="0" distB="0" distL="0" distR="0" wp14:anchorId="4EC78B17" wp14:editId="30F33251">
              <wp:extent cx="4741318" cy="430682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41318" cy="4306824"/>
                      </a:xfrm>
                      <a:prstGeom prst="rect">
                        <a:avLst/>
                      </a:prstGeom>
                      <a:noFill/>
                      <a:ln>
                        <a:noFill/>
                      </a:ln>
                    </pic:spPr>
                  </pic:pic>
                </a:graphicData>
              </a:graphic>
            </wp:inline>
          </w:drawing>
        </w:r>
      </w:del>
    </w:p>
    <w:p w14:paraId="7F263F17" w14:textId="5AAD15E3" w:rsidR="006A219A" w:rsidDel="00067945" w:rsidRDefault="006A219A" w:rsidP="006A219A">
      <w:pPr>
        <w:pStyle w:val="IMG-Caption"/>
        <w:rPr>
          <w:del w:id="528" w:author="Stephen Klosterman" w:date="2020-11-15T10:30:00Z"/>
        </w:rPr>
      </w:pPr>
      <w:del w:id="529" w:author="Stephen Klosterman" w:date="2020-11-15T10:30:00Z">
        <w:r w:rsidDel="00067945">
          <w:delText>Figure 6.52: Equality of NumPy arrays</w:delText>
        </w:r>
      </w:del>
    </w:p>
    <w:p w14:paraId="794F4106" w14:textId="77777777" w:rsidR="006A219A" w:rsidRDefault="006A219A" w:rsidP="006A219A">
      <w:pPr>
        <w:pStyle w:val="L-Numbers"/>
      </w:pPr>
      <w:r>
        <w:t>Calculate ROC AUC using both scikit-</w:t>
      </w:r>
      <w:proofErr w:type="spellStart"/>
      <w:r>
        <w:t>learn's</w:t>
      </w:r>
      <w:proofErr w:type="spellEnd"/>
      <w:r>
        <w:t xml:space="preserve"> predicted probabilities, and your manually predicted probabilities, and compare.</w:t>
      </w:r>
    </w:p>
    <w:p w14:paraId="707E8421" w14:textId="77777777" w:rsidR="006A219A" w:rsidRDefault="006A219A" w:rsidP="006A219A">
      <w:pPr>
        <w:pStyle w:val="L-Regular"/>
      </w:pPr>
      <w:r>
        <w:t>First, import the following:</w:t>
      </w:r>
    </w:p>
    <w:p w14:paraId="409FD70E" w14:textId="77777777" w:rsidR="006A219A" w:rsidRDefault="006A219A" w:rsidP="006A219A">
      <w:pPr>
        <w:pStyle w:val="L-Source"/>
      </w:pPr>
      <w:r>
        <w:t xml:space="preserve">from </w:t>
      </w:r>
      <w:proofErr w:type="spellStart"/>
      <w:proofErr w:type="gramStart"/>
      <w:r>
        <w:t>sklearn.metrics</w:t>
      </w:r>
      <w:proofErr w:type="spellEnd"/>
      <w:proofErr w:type="gramEnd"/>
      <w:r>
        <w:t xml:space="preserve"> import </w:t>
      </w:r>
      <w:proofErr w:type="spellStart"/>
      <w:r>
        <w:t>roc_auc_score</w:t>
      </w:r>
      <w:proofErr w:type="spellEnd"/>
    </w:p>
    <w:p w14:paraId="4F0A11AC" w14:textId="77777777" w:rsidR="006A219A" w:rsidRDefault="006A219A" w:rsidP="006A219A">
      <w:pPr>
        <w:pStyle w:val="L-Regular"/>
      </w:pPr>
      <w:r>
        <w:t>Then, calculate this metric on both versions, taking care to access the correct column, or reshape as necessary:</w:t>
      </w:r>
    </w:p>
    <w:p w14:paraId="5054C84D" w14:textId="61CC2875" w:rsidR="006A219A" w:rsidRDefault="006A219A" w:rsidP="006A219A">
      <w:pPr>
        <w:pStyle w:val="L-Regular"/>
      </w:pPr>
      <w:r>
        <w:rPr>
          <w:noProof/>
        </w:rPr>
        <w:drawing>
          <wp:inline distT="0" distB="0" distL="0" distR="0" wp14:anchorId="25A684D5" wp14:editId="21CD7347">
            <wp:extent cx="5501640" cy="10363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01640" cy="1036320"/>
                    </a:xfrm>
                    <a:prstGeom prst="rect">
                      <a:avLst/>
                    </a:prstGeom>
                    <a:noFill/>
                    <a:ln>
                      <a:noFill/>
                    </a:ln>
                  </pic:spPr>
                </pic:pic>
              </a:graphicData>
            </a:graphic>
          </wp:inline>
        </w:drawing>
      </w:r>
    </w:p>
    <w:p w14:paraId="5F95237D" w14:textId="77777777" w:rsidR="006A219A" w:rsidRDefault="006A219A" w:rsidP="006A219A">
      <w:pPr>
        <w:pStyle w:val="IMG-Caption"/>
      </w:pPr>
      <w:r>
        <w:t>Figure 6.53: Calculating the ROC AUC's from predicted probabilities</w:t>
      </w:r>
    </w:p>
    <w:p w14:paraId="777F535D" w14:textId="77777777" w:rsidR="006A219A" w:rsidRDefault="006A219A" w:rsidP="006A219A">
      <w:pPr>
        <w:pStyle w:val="P-Regular"/>
      </w:pPr>
      <w:r>
        <w:t>The AUCs are, in fact, the same. What have we done here? We've confirmed that all we really need from this fitted scikit-learn model, are three numbers: the intercept and the two coefficients. Once we have these, we could create model predictions using a few lines of code, with mathematical functions, that are equivalent to the predictions directly made from scikit-learn.</w:t>
      </w:r>
    </w:p>
    <w:p w14:paraId="6AAE18A2" w14:textId="77777777" w:rsidR="006A219A" w:rsidRDefault="006A219A" w:rsidP="006A219A">
      <w:pPr>
        <w:pStyle w:val="P-Regular"/>
      </w:pPr>
      <w:r>
        <w:t xml:space="preserve">This is good to confirm your understanding, but otherwise, why would you ever want to do this? We'll talk about </w:t>
      </w:r>
      <w:r>
        <w:rPr>
          <w:rStyle w:val="P-Bold"/>
        </w:rPr>
        <w:t>model deployment</w:t>
      </w:r>
      <w:r>
        <w:t xml:space="preserve"> in the final chapter. However, depending on your circumstances, you may be in a situation where you don't have access to Python in the environment where new features will need to be input to the model for prediction. For example, you may need to make predictions entirely in SQL. While this is a limitation in general, with logistic regression you can use mathematical functions that are available in SQL to re-create the logistic regression prediction, only needing to copy and paste the intercept and coefficients somewhere in your SQL code. The dot product may not be available, but you can use multiplication and addition to accomplish the same purpose.</w:t>
      </w:r>
    </w:p>
    <w:p w14:paraId="33F3F6D0" w14:textId="77777777" w:rsidR="006A219A" w:rsidRDefault="006A219A" w:rsidP="006A219A">
      <w:pPr>
        <w:pStyle w:val="P-Regular"/>
      </w:pPr>
      <w:r>
        <w:lastRenderedPageBreak/>
        <w:t xml:space="preserve">Now, what about the results themselves? What we've seen here is that we can slightly boost model performance above our previous efforts: using just </w:t>
      </w:r>
      <w:r>
        <w:rPr>
          <w:rStyle w:val="P-Code"/>
        </w:rPr>
        <w:t>LIMIT_BAL</w:t>
      </w:r>
      <w:r>
        <w:t xml:space="preserve"> as a feature in the previous chapter's Activity, the ROC AUC was a bit less at 0.62, instead of 0.63 here. In the next chapter, we'll learn advanced techniques with logistic regression that we can use to boost performance higher than this.</w:t>
      </w:r>
    </w:p>
    <w:p w14:paraId="4F1CF9C3" w14:textId="77777777" w:rsidR="006A219A" w:rsidRDefault="006A219A" w:rsidP="006A219A">
      <w:pPr>
        <w:pStyle w:val="P-Regular"/>
      </w:pPr>
    </w:p>
    <w:p w14:paraId="6305CE75" w14:textId="42EB61BC" w:rsidR="765D8220" w:rsidRPr="00793EDA" w:rsidRDefault="765D8220" w:rsidP="00793EDA"/>
    <w:sectPr w:rsidR="765D8220" w:rsidRPr="00793EDA">
      <w:headerReference w:type="even" r:id="rId69"/>
      <w:headerReference w:type="default" r:id="rId70"/>
      <w:footerReference w:type="even" r:id="rId71"/>
      <w:footerReference w:type="default" r:id="rId72"/>
      <w:headerReference w:type="first" r:id="rId73"/>
      <w:footerReference w:type="first" r:id="rId74"/>
      <w:pgSz w:w="11906" w:h="16838"/>
      <w:pgMar w:top="1440" w:right="1167" w:bottom="1440" w:left="116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EB31D1" w14:textId="77777777" w:rsidR="00077A7C" w:rsidRDefault="00077A7C" w:rsidP="00DF360B">
      <w:pPr>
        <w:spacing w:before="0"/>
      </w:pPr>
      <w:r>
        <w:separator/>
      </w:r>
    </w:p>
  </w:endnote>
  <w:endnote w:type="continuationSeparator" w:id="0">
    <w:p w14:paraId="343884E2" w14:textId="77777777" w:rsidR="00077A7C" w:rsidRDefault="00077A7C" w:rsidP="00DF360B">
      <w:pPr>
        <w:spacing w:before="0"/>
      </w:pPr>
      <w:r>
        <w:continuationSeparator/>
      </w:r>
    </w:p>
  </w:endnote>
  <w:endnote w:type="continuationNotice" w:id="1">
    <w:p w14:paraId="1F2FD959" w14:textId="77777777" w:rsidR="00077A7C" w:rsidRDefault="00077A7C">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ontserrat">
    <w:altName w:val="Times New Roman"/>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6FF" w:usb1="4000FCFF" w:usb2="00000009" w:usb3="00000000" w:csb0="0000019F" w:csb1="00000000"/>
  </w:font>
  <w:font w:name="OpenSans-Semibold">
    <w:altName w:val="Calibri"/>
    <w:panose1 w:val="020B0604020202020204"/>
    <w:charset w:val="00"/>
    <w:family w:val="auto"/>
    <w:notTrueType/>
    <w:pitch w:val="default"/>
    <w:sig w:usb0="00000003" w:usb1="00000000" w:usb2="00000000" w:usb3="00000000" w:csb0="00000001" w:csb1="00000000"/>
  </w:font>
  <w:font w:name="MinionPro-Regular">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1A760" w14:textId="77777777" w:rsidR="0093577D" w:rsidRDefault="009357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A7EC3" w14:textId="77777777" w:rsidR="0093577D" w:rsidRDefault="009357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918BC" w14:textId="77777777" w:rsidR="0093577D" w:rsidRDefault="009357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E41E3D" w14:textId="77777777" w:rsidR="00077A7C" w:rsidRDefault="00077A7C" w:rsidP="00DF360B">
      <w:pPr>
        <w:spacing w:before="0"/>
      </w:pPr>
      <w:r>
        <w:separator/>
      </w:r>
    </w:p>
  </w:footnote>
  <w:footnote w:type="continuationSeparator" w:id="0">
    <w:p w14:paraId="17A9698E" w14:textId="77777777" w:rsidR="00077A7C" w:rsidRDefault="00077A7C" w:rsidP="00DF360B">
      <w:pPr>
        <w:spacing w:before="0"/>
      </w:pPr>
      <w:r>
        <w:continuationSeparator/>
      </w:r>
    </w:p>
  </w:footnote>
  <w:footnote w:type="continuationNotice" w:id="1">
    <w:p w14:paraId="00684985" w14:textId="77777777" w:rsidR="00077A7C" w:rsidRDefault="00077A7C">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9B105E" w14:textId="77777777" w:rsidR="0093577D" w:rsidRDefault="009357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6E1EE9" w14:textId="77777777" w:rsidR="0093577D" w:rsidRDefault="009357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1157E" w14:textId="77777777" w:rsidR="0093577D" w:rsidRDefault="009357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F0C51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ADA689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FF8D83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E4F5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2066A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DE1B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F8247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E4152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6A869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ECD5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F57DF"/>
    <w:multiLevelType w:val="hybridMultilevel"/>
    <w:tmpl w:val="C074AC1C"/>
    <w:lvl w:ilvl="0" w:tplc="B0F41758">
      <w:start w:val="1"/>
      <w:numFmt w:val="decimal"/>
      <w:pStyle w:val="L-Numbers"/>
      <w:lvlText w:val="%1."/>
      <w:lvlJc w:val="left"/>
      <w:pPr>
        <w:ind w:left="717" w:hanging="360"/>
      </w:pPr>
      <w:rPr>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11"/>
    <w:lvlOverride w:ilvl="0">
      <w:startOverride w:val="1"/>
    </w:lvlOverride>
  </w:num>
  <w:num w:numId="4">
    <w:abstractNumId w:val="11"/>
    <w:lvlOverride w:ilvl="0">
      <w:startOverride w:val="1"/>
    </w:lvlOverride>
  </w:num>
  <w:num w:numId="5">
    <w:abstractNumId w:val="11"/>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1"/>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phen Klosterman">
    <w15:presenceInfo w15:providerId="Windows Live" w15:userId="e95a3b33dab462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linkStyle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gUAn5fOHiwAAAA="/>
  </w:docVars>
  <w:rsids>
    <w:rsidRoot w:val="00A06699"/>
    <w:rsid w:val="0000204E"/>
    <w:rsid w:val="00003ECB"/>
    <w:rsid w:val="00011ED8"/>
    <w:rsid w:val="00011F9A"/>
    <w:rsid w:val="0001256F"/>
    <w:rsid w:val="00020330"/>
    <w:rsid w:val="00022EE7"/>
    <w:rsid w:val="0002431B"/>
    <w:rsid w:val="00025668"/>
    <w:rsid w:val="00027705"/>
    <w:rsid w:val="00031FF5"/>
    <w:rsid w:val="000428D2"/>
    <w:rsid w:val="00067379"/>
    <w:rsid w:val="00067945"/>
    <w:rsid w:val="00077A7C"/>
    <w:rsid w:val="000915B8"/>
    <w:rsid w:val="000A49CB"/>
    <w:rsid w:val="000B0120"/>
    <w:rsid w:val="000C4E7E"/>
    <w:rsid w:val="000D1B4D"/>
    <w:rsid w:val="000D46BB"/>
    <w:rsid w:val="000D7F99"/>
    <w:rsid w:val="000E1B72"/>
    <w:rsid w:val="000E2B28"/>
    <w:rsid w:val="000E48B9"/>
    <w:rsid w:val="000E5788"/>
    <w:rsid w:val="000E5811"/>
    <w:rsid w:val="000F12D6"/>
    <w:rsid w:val="000F7480"/>
    <w:rsid w:val="00105E21"/>
    <w:rsid w:val="00120214"/>
    <w:rsid w:val="00131028"/>
    <w:rsid w:val="00137EFE"/>
    <w:rsid w:val="00143D53"/>
    <w:rsid w:val="001451C7"/>
    <w:rsid w:val="00146482"/>
    <w:rsid w:val="00152265"/>
    <w:rsid w:val="0015444F"/>
    <w:rsid w:val="00154651"/>
    <w:rsid w:val="00163406"/>
    <w:rsid w:val="00165A89"/>
    <w:rsid w:val="0017258A"/>
    <w:rsid w:val="0017508D"/>
    <w:rsid w:val="00176EB8"/>
    <w:rsid w:val="0018194A"/>
    <w:rsid w:val="001873C4"/>
    <w:rsid w:val="0019117F"/>
    <w:rsid w:val="0019301F"/>
    <w:rsid w:val="001938FA"/>
    <w:rsid w:val="001942B7"/>
    <w:rsid w:val="001C0BA7"/>
    <w:rsid w:val="001C6EA0"/>
    <w:rsid w:val="001D32F7"/>
    <w:rsid w:val="001E0AD7"/>
    <w:rsid w:val="001E3A10"/>
    <w:rsid w:val="001EC911"/>
    <w:rsid w:val="001F71EB"/>
    <w:rsid w:val="00207A6E"/>
    <w:rsid w:val="002103D1"/>
    <w:rsid w:val="0021068A"/>
    <w:rsid w:val="002215FB"/>
    <w:rsid w:val="0022DCDA"/>
    <w:rsid w:val="00236E24"/>
    <w:rsid w:val="002506FE"/>
    <w:rsid w:val="00261451"/>
    <w:rsid w:val="002634A2"/>
    <w:rsid w:val="002667BC"/>
    <w:rsid w:val="0027588B"/>
    <w:rsid w:val="00277B9E"/>
    <w:rsid w:val="002821CB"/>
    <w:rsid w:val="00282544"/>
    <w:rsid w:val="0028430A"/>
    <w:rsid w:val="002923ED"/>
    <w:rsid w:val="00292D3D"/>
    <w:rsid w:val="00292EB3"/>
    <w:rsid w:val="00294DF1"/>
    <w:rsid w:val="0029540A"/>
    <w:rsid w:val="002957A1"/>
    <w:rsid w:val="002A1E32"/>
    <w:rsid w:val="002A2C1D"/>
    <w:rsid w:val="002A6DF3"/>
    <w:rsid w:val="002B30A8"/>
    <w:rsid w:val="002B3B55"/>
    <w:rsid w:val="002B7F5B"/>
    <w:rsid w:val="002D375E"/>
    <w:rsid w:val="002E2B33"/>
    <w:rsid w:val="002E2FB8"/>
    <w:rsid w:val="00300087"/>
    <w:rsid w:val="003119BB"/>
    <w:rsid w:val="00321BC7"/>
    <w:rsid w:val="00324AB4"/>
    <w:rsid w:val="00324B46"/>
    <w:rsid w:val="003266F4"/>
    <w:rsid w:val="00331B8D"/>
    <w:rsid w:val="00332836"/>
    <w:rsid w:val="003349EE"/>
    <w:rsid w:val="00335E44"/>
    <w:rsid w:val="00336E41"/>
    <w:rsid w:val="0035209C"/>
    <w:rsid w:val="00352955"/>
    <w:rsid w:val="00353540"/>
    <w:rsid w:val="00362702"/>
    <w:rsid w:val="00364701"/>
    <w:rsid w:val="0036620C"/>
    <w:rsid w:val="003678A5"/>
    <w:rsid w:val="00370805"/>
    <w:rsid w:val="003765DC"/>
    <w:rsid w:val="00384B35"/>
    <w:rsid w:val="0039412D"/>
    <w:rsid w:val="003A5749"/>
    <w:rsid w:val="003B2E13"/>
    <w:rsid w:val="003B5D77"/>
    <w:rsid w:val="003C096A"/>
    <w:rsid w:val="003D16FC"/>
    <w:rsid w:val="003D70B4"/>
    <w:rsid w:val="003E2D67"/>
    <w:rsid w:val="003E3868"/>
    <w:rsid w:val="003E6289"/>
    <w:rsid w:val="003F0705"/>
    <w:rsid w:val="003F2E14"/>
    <w:rsid w:val="003F4A2C"/>
    <w:rsid w:val="003F76BB"/>
    <w:rsid w:val="00403979"/>
    <w:rsid w:val="00410A03"/>
    <w:rsid w:val="00427EB6"/>
    <w:rsid w:val="00437904"/>
    <w:rsid w:val="0044095E"/>
    <w:rsid w:val="00447032"/>
    <w:rsid w:val="00453D46"/>
    <w:rsid w:val="00461928"/>
    <w:rsid w:val="00466876"/>
    <w:rsid w:val="00486307"/>
    <w:rsid w:val="00490F74"/>
    <w:rsid w:val="00491CC2"/>
    <w:rsid w:val="0049360E"/>
    <w:rsid w:val="00496A15"/>
    <w:rsid w:val="004A2183"/>
    <w:rsid w:val="004A4C46"/>
    <w:rsid w:val="004A6AE7"/>
    <w:rsid w:val="004B07DD"/>
    <w:rsid w:val="004B3C2C"/>
    <w:rsid w:val="004C390E"/>
    <w:rsid w:val="004D40F1"/>
    <w:rsid w:val="004E1978"/>
    <w:rsid w:val="004E1D8E"/>
    <w:rsid w:val="004E6147"/>
    <w:rsid w:val="0050379B"/>
    <w:rsid w:val="005161C7"/>
    <w:rsid w:val="00516C18"/>
    <w:rsid w:val="0052709D"/>
    <w:rsid w:val="00532E08"/>
    <w:rsid w:val="00533680"/>
    <w:rsid w:val="00535577"/>
    <w:rsid w:val="00551866"/>
    <w:rsid w:val="00552C3B"/>
    <w:rsid w:val="0055704A"/>
    <w:rsid w:val="00560D7B"/>
    <w:rsid w:val="0056211E"/>
    <w:rsid w:val="00562258"/>
    <w:rsid w:val="005663E6"/>
    <w:rsid w:val="005721E9"/>
    <w:rsid w:val="005763CE"/>
    <w:rsid w:val="0058373E"/>
    <w:rsid w:val="00585BD7"/>
    <w:rsid w:val="0059205C"/>
    <w:rsid w:val="005A258A"/>
    <w:rsid w:val="005B2A29"/>
    <w:rsid w:val="005D0E6A"/>
    <w:rsid w:val="005E42DC"/>
    <w:rsid w:val="005E50A1"/>
    <w:rsid w:val="005E5104"/>
    <w:rsid w:val="005E551E"/>
    <w:rsid w:val="005F2813"/>
    <w:rsid w:val="005F8F8B"/>
    <w:rsid w:val="005FC4FB"/>
    <w:rsid w:val="00612096"/>
    <w:rsid w:val="00613706"/>
    <w:rsid w:val="00616714"/>
    <w:rsid w:val="00617A92"/>
    <w:rsid w:val="0062A18A"/>
    <w:rsid w:val="00631F0C"/>
    <w:rsid w:val="00636708"/>
    <w:rsid w:val="00642C98"/>
    <w:rsid w:val="00652F2B"/>
    <w:rsid w:val="006605C5"/>
    <w:rsid w:val="00667249"/>
    <w:rsid w:val="00670ABC"/>
    <w:rsid w:val="00670BC3"/>
    <w:rsid w:val="006725EE"/>
    <w:rsid w:val="0067575F"/>
    <w:rsid w:val="00675EF1"/>
    <w:rsid w:val="006801AE"/>
    <w:rsid w:val="00680505"/>
    <w:rsid w:val="0069415E"/>
    <w:rsid w:val="00694744"/>
    <w:rsid w:val="006A219A"/>
    <w:rsid w:val="006B0BBB"/>
    <w:rsid w:val="006B5B33"/>
    <w:rsid w:val="006B5F0A"/>
    <w:rsid w:val="006B6D87"/>
    <w:rsid w:val="006C00FF"/>
    <w:rsid w:val="006C40C9"/>
    <w:rsid w:val="006C5ED3"/>
    <w:rsid w:val="006C6BCE"/>
    <w:rsid w:val="006D05D9"/>
    <w:rsid w:val="006E7305"/>
    <w:rsid w:val="006F0815"/>
    <w:rsid w:val="006F0FF4"/>
    <w:rsid w:val="006F133B"/>
    <w:rsid w:val="006F3773"/>
    <w:rsid w:val="00702D4C"/>
    <w:rsid w:val="00707236"/>
    <w:rsid w:val="0071148C"/>
    <w:rsid w:val="0071C63E"/>
    <w:rsid w:val="00722209"/>
    <w:rsid w:val="00722306"/>
    <w:rsid w:val="00730382"/>
    <w:rsid w:val="00732516"/>
    <w:rsid w:val="00732A0E"/>
    <w:rsid w:val="007643DC"/>
    <w:rsid w:val="00774B03"/>
    <w:rsid w:val="00783622"/>
    <w:rsid w:val="00784F41"/>
    <w:rsid w:val="00786F51"/>
    <w:rsid w:val="00793EDA"/>
    <w:rsid w:val="007A5B51"/>
    <w:rsid w:val="007A7BBC"/>
    <w:rsid w:val="007B0FE7"/>
    <w:rsid w:val="007C175F"/>
    <w:rsid w:val="007C2A37"/>
    <w:rsid w:val="007C2FBD"/>
    <w:rsid w:val="007C32D1"/>
    <w:rsid w:val="007C50C1"/>
    <w:rsid w:val="007D3BD6"/>
    <w:rsid w:val="007D4038"/>
    <w:rsid w:val="007E2327"/>
    <w:rsid w:val="00802687"/>
    <w:rsid w:val="00822639"/>
    <w:rsid w:val="00826F56"/>
    <w:rsid w:val="0084355F"/>
    <w:rsid w:val="00855F4E"/>
    <w:rsid w:val="00860B36"/>
    <w:rsid w:val="00862C38"/>
    <w:rsid w:val="00871E75"/>
    <w:rsid w:val="0087476F"/>
    <w:rsid w:val="00880598"/>
    <w:rsid w:val="008856AF"/>
    <w:rsid w:val="008A1EA6"/>
    <w:rsid w:val="008A2A68"/>
    <w:rsid w:val="008B098F"/>
    <w:rsid w:val="008B7129"/>
    <w:rsid w:val="008C0CCE"/>
    <w:rsid w:val="008C559B"/>
    <w:rsid w:val="008D004D"/>
    <w:rsid w:val="008D1F6D"/>
    <w:rsid w:val="008D3908"/>
    <w:rsid w:val="008E0B4D"/>
    <w:rsid w:val="008E204D"/>
    <w:rsid w:val="008E23AF"/>
    <w:rsid w:val="008E36A3"/>
    <w:rsid w:val="008E6B2F"/>
    <w:rsid w:val="008F0CAC"/>
    <w:rsid w:val="008F3E6C"/>
    <w:rsid w:val="008FC9E0"/>
    <w:rsid w:val="00902B59"/>
    <w:rsid w:val="0090780E"/>
    <w:rsid w:val="009078C9"/>
    <w:rsid w:val="00913DCF"/>
    <w:rsid w:val="00921829"/>
    <w:rsid w:val="00921AF6"/>
    <w:rsid w:val="00927A71"/>
    <w:rsid w:val="0093393A"/>
    <w:rsid w:val="0093577D"/>
    <w:rsid w:val="00943404"/>
    <w:rsid w:val="00952E8F"/>
    <w:rsid w:val="00957258"/>
    <w:rsid w:val="00957A58"/>
    <w:rsid w:val="00964297"/>
    <w:rsid w:val="009651EB"/>
    <w:rsid w:val="0096636D"/>
    <w:rsid w:val="009665EA"/>
    <w:rsid w:val="0097121D"/>
    <w:rsid w:val="0097173E"/>
    <w:rsid w:val="00973A47"/>
    <w:rsid w:val="0097588D"/>
    <w:rsid w:val="00977B2A"/>
    <w:rsid w:val="0098291F"/>
    <w:rsid w:val="009838C1"/>
    <w:rsid w:val="00983F04"/>
    <w:rsid w:val="009849C6"/>
    <w:rsid w:val="0098747E"/>
    <w:rsid w:val="00987B2B"/>
    <w:rsid w:val="00987D71"/>
    <w:rsid w:val="009A0058"/>
    <w:rsid w:val="009B8913"/>
    <w:rsid w:val="009C2F3F"/>
    <w:rsid w:val="009C6A08"/>
    <w:rsid w:val="009E27C7"/>
    <w:rsid w:val="009E6405"/>
    <w:rsid w:val="009F6FBE"/>
    <w:rsid w:val="009F790D"/>
    <w:rsid w:val="00A0056C"/>
    <w:rsid w:val="00A03B0B"/>
    <w:rsid w:val="00A06699"/>
    <w:rsid w:val="00A07625"/>
    <w:rsid w:val="00A203A2"/>
    <w:rsid w:val="00A22593"/>
    <w:rsid w:val="00A257BA"/>
    <w:rsid w:val="00A25DB7"/>
    <w:rsid w:val="00A328DD"/>
    <w:rsid w:val="00A400BD"/>
    <w:rsid w:val="00A479DE"/>
    <w:rsid w:val="00A53832"/>
    <w:rsid w:val="00A56191"/>
    <w:rsid w:val="00A5748F"/>
    <w:rsid w:val="00A7252B"/>
    <w:rsid w:val="00A75193"/>
    <w:rsid w:val="00A86981"/>
    <w:rsid w:val="00A93BA7"/>
    <w:rsid w:val="00A94D99"/>
    <w:rsid w:val="00A96679"/>
    <w:rsid w:val="00AA681E"/>
    <w:rsid w:val="00AC318A"/>
    <w:rsid w:val="00AC44CC"/>
    <w:rsid w:val="00AC4B54"/>
    <w:rsid w:val="00AD108F"/>
    <w:rsid w:val="00AD78E6"/>
    <w:rsid w:val="00AE027B"/>
    <w:rsid w:val="00AE7A1E"/>
    <w:rsid w:val="00AF2E97"/>
    <w:rsid w:val="00AF586B"/>
    <w:rsid w:val="00AF6D57"/>
    <w:rsid w:val="00B05909"/>
    <w:rsid w:val="00B11F6C"/>
    <w:rsid w:val="00B15D55"/>
    <w:rsid w:val="00B16EFA"/>
    <w:rsid w:val="00B17DAE"/>
    <w:rsid w:val="00B17F23"/>
    <w:rsid w:val="00B2AD51"/>
    <w:rsid w:val="00B459CE"/>
    <w:rsid w:val="00B61197"/>
    <w:rsid w:val="00B61DA7"/>
    <w:rsid w:val="00B6275C"/>
    <w:rsid w:val="00B678EB"/>
    <w:rsid w:val="00B707DC"/>
    <w:rsid w:val="00B766C1"/>
    <w:rsid w:val="00B85A07"/>
    <w:rsid w:val="00B87F3F"/>
    <w:rsid w:val="00B95E47"/>
    <w:rsid w:val="00BB09D9"/>
    <w:rsid w:val="00BB552D"/>
    <w:rsid w:val="00BC4BC8"/>
    <w:rsid w:val="00BC4E47"/>
    <w:rsid w:val="00BD4058"/>
    <w:rsid w:val="00BF0880"/>
    <w:rsid w:val="00C02027"/>
    <w:rsid w:val="00C07174"/>
    <w:rsid w:val="00C1213F"/>
    <w:rsid w:val="00C14AB4"/>
    <w:rsid w:val="00C168AB"/>
    <w:rsid w:val="00C200AE"/>
    <w:rsid w:val="00C252B1"/>
    <w:rsid w:val="00C260FB"/>
    <w:rsid w:val="00C35304"/>
    <w:rsid w:val="00C46D3A"/>
    <w:rsid w:val="00C52F13"/>
    <w:rsid w:val="00C5392B"/>
    <w:rsid w:val="00C546A1"/>
    <w:rsid w:val="00C61E53"/>
    <w:rsid w:val="00C66C2C"/>
    <w:rsid w:val="00C695D9"/>
    <w:rsid w:val="00C726E2"/>
    <w:rsid w:val="00C7520D"/>
    <w:rsid w:val="00C81FC9"/>
    <w:rsid w:val="00C866FF"/>
    <w:rsid w:val="00C87449"/>
    <w:rsid w:val="00C95681"/>
    <w:rsid w:val="00CA357D"/>
    <w:rsid w:val="00CC1BEB"/>
    <w:rsid w:val="00CC5B4C"/>
    <w:rsid w:val="00CD3E7F"/>
    <w:rsid w:val="00CE117A"/>
    <w:rsid w:val="00D017D5"/>
    <w:rsid w:val="00D040D3"/>
    <w:rsid w:val="00D04A86"/>
    <w:rsid w:val="00D20CA9"/>
    <w:rsid w:val="00D22076"/>
    <w:rsid w:val="00D2513E"/>
    <w:rsid w:val="00D349A5"/>
    <w:rsid w:val="00D47275"/>
    <w:rsid w:val="00D60635"/>
    <w:rsid w:val="00D62D7C"/>
    <w:rsid w:val="00D657F8"/>
    <w:rsid w:val="00D72DAF"/>
    <w:rsid w:val="00D8194F"/>
    <w:rsid w:val="00D82290"/>
    <w:rsid w:val="00D82F97"/>
    <w:rsid w:val="00D83A2B"/>
    <w:rsid w:val="00D84DD3"/>
    <w:rsid w:val="00D92693"/>
    <w:rsid w:val="00DA06A0"/>
    <w:rsid w:val="00DA40BC"/>
    <w:rsid w:val="00DA7067"/>
    <w:rsid w:val="00DB0EB1"/>
    <w:rsid w:val="00DB0F9A"/>
    <w:rsid w:val="00DB6F6D"/>
    <w:rsid w:val="00DB7850"/>
    <w:rsid w:val="00DC2E5C"/>
    <w:rsid w:val="00DC689E"/>
    <w:rsid w:val="00DD0D82"/>
    <w:rsid w:val="00DE0645"/>
    <w:rsid w:val="00DE194A"/>
    <w:rsid w:val="00DE72D9"/>
    <w:rsid w:val="00DF360B"/>
    <w:rsid w:val="00E0664E"/>
    <w:rsid w:val="00E0760B"/>
    <w:rsid w:val="00E07C47"/>
    <w:rsid w:val="00E278C6"/>
    <w:rsid w:val="00E34C6B"/>
    <w:rsid w:val="00E34F15"/>
    <w:rsid w:val="00E35AF6"/>
    <w:rsid w:val="00E46B3A"/>
    <w:rsid w:val="00E4CC8C"/>
    <w:rsid w:val="00E51404"/>
    <w:rsid w:val="00E5299B"/>
    <w:rsid w:val="00E63272"/>
    <w:rsid w:val="00E67166"/>
    <w:rsid w:val="00E74E7C"/>
    <w:rsid w:val="00E77948"/>
    <w:rsid w:val="00E85C5A"/>
    <w:rsid w:val="00E85CEA"/>
    <w:rsid w:val="00E86220"/>
    <w:rsid w:val="00E918F2"/>
    <w:rsid w:val="00E9684C"/>
    <w:rsid w:val="00EA2BD4"/>
    <w:rsid w:val="00EB301A"/>
    <w:rsid w:val="00EC4622"/>
    <w:rsid w:val="00EC48B2"/>
    <w:rsid w:val="00EC5BDD"/>
    <w:rsid w:val="00ED0E98"/>
    <w:rsid w:val="00ED22AB"/>
    <w:rsid w:val="00ED3348"/>
    <w:rsid w:val="00ED3AB8"/>
    <w:rsid w:val="00ED76B6"/>
    <w:rsid w:val="00EE1BB4"/>
    <w:rsid w:val="00F0E404"/>
    <w:rsid w:val="00F105CA"/>
    <w:rsid w:val="00F10A7B"/>
    <w:rsid w:val="00F14694"/>
    <w:rsid w:val="00F224C8"/>
    <w:rsid w:val="00F25199"/>
    <w:rsid w:val="00F3149B"/>
    <w:rsid w:val="00F32FE8"/>
    <w:rsid w:val="00F336AE"/>
    <w:rsid w:val="00F33F9E"/>
    <w:rsid w:val="00F47062"/>
    <w:rsid w:val="00F52C10"/>
    <w:rsid w:val="00F533A7"/>
    <w:rsid w:val="00F6180C"/>
    <w:rsid w:val="00F65B66"/>
    <w:rsid w:val="00F65CED"/>
    <w:rsid w:val="00F71A94"/>
    <w:rsid w:val="00F75136"/>
    <w:rsid w:val="00F75F88"/>
    <w:rsid w:val="00F8342F"/>
    <w:rsid w:val="00F856E6"/>
    <w:rsid w:val="00F8705D"/>
    <w:rsid w:val="00F87620"/>
    <w:rsid w:val="00F94E7C"/>
    <w:rsid w:val="00FA40E6"/>
    <w:rsid w:val="00FA564B"/>
    <w:rsid w:val="00FA7D49"/>
    <w:rsid w:val="00FB4038"/>
    <w:rsid w:val="00FC5BDD"/>
    <w:rsid w:val="00FD0562"/>
    <w:rsid w:val="00FD4989"/>
    <w:rsid w:val="00FE2D64"/>
    <w:rsid w:val="00FEC943"/>
    <w:rsid w:val="00FF07CD"/>
    <w:rsid w:val="00FF45D3"/>
    <w:rsid w:val="00FF4A67"/>
    <w:rsid w:val="00FF574C"/>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E1699530-2096-4130-AE5E-03A5ED4F6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428D2"/>
    <w:rPr>
      <w:rFonts w:ascii="Arial" w:eastAsia="Arial" w:hAnsi="Arial" w:cs="Arial"/>
      <w:color w:val="FF40FF"/>
      <w:sz w:val="22"/>
      <w:szCs w:val="22"/>
      <w:lang w:val="en" w:eastAsia="en-US"/>
    </w:rPr>
  </w:style>
  <w:style w:type="paragraph" w:styleId="Heading1">
    <w:name w:val="heading 1"/>
    <w:basedOn w:val="Normal"/>
    <w:next w:val="Normal"/>
    <w:rsid w:val="00FC5BDD"/>
    <w:pPr>
      <w:keepNext/>
      <w:keepLines/>
      <w:spacing w:before="400"/>
      <w:outlineLvl w:val="0"/>
    </w:pPr>
    <w:rPr>
      <w:sz w:val="36"/>
      <w:szCs w:val="40"/>
    </w:rPr>
  </w:style>
  <w:style w:type="paragraph" w:styleId="Heading2">
    <w:name w:val="heading 2"/>
    <w:basedOn w:val="Normal"/>
    <w:next w:val="Normal"/>
    <w:rsid w:val="00FC5BDD"/>
    <w:pPr>
      <w:keepNext/>
      <w:keepLines/>
      <w:spacing w:before="360"/>
      <w:outlineLvl w:val="1"/>
    </w:pPr>
    <w:rPr>
      <w:sz w:val="28"/>
      <w:szCs w:val="32"/>
    </w:rPr>
  </w:style>
  <w:style w:type="paragraph" w:styleId="Heading3">
    <w:name w:val="heading 3"/>
    <w:basedOn w:val="Normal"/>
    <w:next w:val="Normal"/>
    <w:rsid w:val="00FC5BDD"/>
    <w:pPr>
      <w:spacing w:before="320" w:after="80"/>
      <w:mirrorIndents/>
      <w:outlineLvl w:val="2"/>
    </w:pPr>
    <w:rPr>
      <w:sz w:val="24"/>
      <w:szCs w:val="28"/>
    </w:rPr>
  </w:style>
  <w:style w:type="paragraph" w:styleId="Heading4">
    <w:name w:val="heading 4"/>
    <w:basedOn w:val="Normal"/>
    <w:next w:val="Normal"/>
    <w:rsid w:val="00FC5BDD"/>
    <w:pPr>
      <w:keepNext/>
      <w:keepLines/>
      <w:spacing w:before="280" w:after="280"/>
      <w:outlineLvl w:val="3"/>
    </w:pPr>
    <w:rPr>
      <w:sz w:val="24"/>
      <w:szCs w:val="24"/>
    </w:rPr>
  </w:style>
  <w:style w:type="paragraph" w:styleId="Heading5">
    <w:name w:val="heading 5"/>
    <w:basedOn w:val="Normal"/>
    <w:next w:val="Normal"/>
    <w:rsid w:val="00FC5BDD"/>
    <w:pPr>
      <w:keepNext/>
      <w:keepLines/>
      <w:spacing w:before="240" w:after="80"/>
      <w:outlineLvl w:val="4"/>
    </w:pPr>
    <w:rPr>
      <w:sz w:val="20"/>
    </w:rPr>
  </w:style>
  <w:style w:type="paragraph" w:styleId="Heading6">
    <w:name w:val="heading 6"/>
    <w:basedOn w:val="Heading5"/>
    <w:next w:val="Normal"/>
    <w:rsid w:val="00FC5BDD"/>
    <w:pPr>
      <w:spacing w:before="120" w:after="240"/>
      <w:outlineLvl w:val="5"/>
    </w:pPr>
  </w:style>
  <w:style w:type="paragraph" w:styleId="Heading7">
    <w:name w:val="heading 7"/>
    <w:basedOn w:val="Normal"/>
    <w:next w:val="Normal"/>
    <w:link w:val="Heading7Char"/>
    <w:uiPriority w:val="9"/>
    <w:unhideWhenUsed/>
    <w:rsid w:val="00FC5BDD"/>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FC5BDD"/>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FC5BDD"/>
    <w:pPr>
      <w:keepNext/>
      <w:keepLines/>
      <w:spacing w:before="4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FC5BDD"/>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FC5BDD"/>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FC5BDD"/>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FC5BDD"/>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5BDD"/>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FC5BDD"/>
    <w:pPr>
      <w:numPr>
        <w:ilvl w:val="1"/>
      </w:numPr>
      <w:spacing w:after="160"/>
      <w:ind w:left="1168"/>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FC5BDD"/>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99"/>
    <w:qFormat/>
    <w:rsid w:val="00FC5BDD"/>
    <w:rPr>
      <w:rFonts w:ascii="Arial" w:hAnsi="Arial"/>
      <w:b/>
      <w:sz w:val="22"/>
      <w:bdr w:val="none" w:sz="0" w:space="0" w:color="auto"/>
      <w:shd w:val="clear" w:color="auto" w:fill="73FDD6"/>
    </w:rPr>
  </w:style>
  <w:style w:type="paragraph" w:customStyle="1" w:styleId="P-Callout">
    <w:name w:val="P - Callout"/>
    <w:basedOn w:val="P-Regular"/>
    <w:next w:val="P-Regular"/>
    <w:uiPriority w:val="99"/>
    <w:qFormat/>
    <w:rsid w:val="00FC5BDD"/>
    <w:pPr>
      <w:shd w:val="clear" w:color="auto" w:fill="FDE9D9" w:themeFill="accent6" w:themeFillTint="33"/>
      <w:spacing w:after="240"/>
      <w:mirrorIndents/>
    </w:pPr>
  </w:style>
  <w:style w:type="paragraph" w:customStyle="1" w:styleId="P-Regular">
    <w:name w:val="P - Regular"/>
    <w:uiPriority w:val="99"/>
    <w:qFormat/>
    <w:rsid w:val="00FC5BDD"/>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FC5BDD"/>
    <w:rPr>
      <w:color w:val="C00000"/>
      <w:sz w:val="20"/>
      <w:szCs w:val="20"/>
    </w:rPr>
  </w:style>
  <w:style w:type="character" w:customStyle="1" w:styleId="CommentTextChar">
    <w:name w:val="Comment Text Char"/>
    <w:basedOn w:val="DefaultParagraphFont"/>
    <w:link w:val="CommentText"/>
    <w:uiPriority w:val="99"/>
    <w:rsid w:val="00FC5BDD"/>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FC5BDD"/>
    <w:rPr>
      <w:rFonts w:ascii="Arial" w:hAnsi="Arial"/>
      <w:color w:val="C00000"/>
      <w:sz w:val="16"/>
      <w:szCs w:val="16"/>
    </w:rPr>
  </w:style>
  <w:style w:type="character" w:customStyle="1" w:styleId="P-Keyword">
    <w:name w:val="P - Keyword"/>
    <w:uiPriority w:val="99"/>
    <w:qFormat/>
    <w:rsid w:val="00FC5BDD"/>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FC5BDD"/>
    <w:pPr>
      <w:spacing w:before="100" w:beforeAutospacing="1" w:after="100" w:afterAutospacing="1"/>
    </w:pPr>
    <w:rPr>
      <w:rFonts w:ascii="Times New Roman" w:eastAsia="Times New Roman" w:hAnsi="Times New Roman" w:cs="Times New Roman"/>
      <w:sz w:val="24"/>
      <w:szCs w:val="24"/>
      <w:lang w:val="en-GB"/>
    </w:rPr>
  </w:style>
  <w:style w:type="paragraph" w:customStyle="1" w:styleId="L-Numbers">
    <w:name w:val="L - Numbers"/>
    <w:basedOn w:val="P-Regular"/>
    <w:uiPriority w:val="99"/>
    <w:qFormat/>
    <w:rsid w:val="001E3A10"/>
    <w:pPr>
      <w:numPr>
        <w:numId w:val="2"/>
      </w:numPr>
      <w:spacing w:before="160" w:after="160" w:line="300" w:lineRule="auto"/>
      <w:contextualSpacing/>
    </w:pPr>
  </w:style>
  <w:style w:type="paragraph" w:customStyle="1" w:styleId="L-Bullets">
    <w:name w:val="L - Bullets"/>
    <w:basedOn w:val="P-Regular"/>
    <w:uiPriority w:val="99"/>
    <w:qFormat/>
    <w:rsid w:val="00FC5BDD"/>
    <w:pPr>
      <w:numPr>
        <w:numId w:val="1"/>
      </w:numPr>
      <w:spacing w:line="300" w:lineRule="auto"/>
      <w:contextualSpacing/>
    </w:pPr>
  </w:style>
  <w:style w:type="paragraph" w:styleId="BalloonText">
    <w:name w:val="Balloon Text"/>
    <w:basedOn w:val="Normal"/>
    <w:link w:val="BalloonTextChar"/>
    <w:uiPriority w:val="99"/>
    <w:semiHidden/>
    <w:unhideWhenUsed/>
    <w:rsid w:val="00FC5BD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C5BDD"/>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FC5BDD"/>
    <w:rPr>
      <w:rFonts w:ascii="Arial" w:hAnsi="Arial"/>
      <w:color w:val="0000FF"/>
      <w:sz w:val="22"/>
      <w:u w:val="single"/>
      <w:bdr w:val="none" w:sz="0" w:space="0" w:color="auto"/>
      <w:shd w:val="clear" w:color="auto" w:fill="00FA00"/>
    </w:rPr>
  </w:style>
  <w:style w:type="character" w:customStyle="1" w:styleId="P-Italics">
    <w:name w:val="P - Italics"/>
    <w:uiPriority w:val="99"/>
    <w:qFormat/>
    <w:rsid w:val="00FC5BDD"/>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FC5BDD"/>
    <w:rPr>
      <w:rFonts w:ascii="Arial" w:hAnsi="Arial"/>
      <w:color w:val="FF40FF"/>
      <w:sz w:val="22"/>
      <w:u w:val="single"/>
    </w:rPr>
  </w:style>
  <w:style w:type="character" w:customStyle="1" w:styleId="P-Code">
    <w:name w:val="P - Code"/>
    <w:uiPriority w:val="99"/>
    <w:qFormat/>
    <w:rsid w:val="00FC5BDD"/>
    <w:rPr>
      <w:rFonts w:ascii="Courier" w:hAnsi="Courier"/>
      <w:sz w:val="22"/>
      <w:bdr w:val="none" w:sz="0" w:space="0" w:color="auto"/>
      <w:shd w:val="clear" w:color="auto" w:fill="D5FC79"/>
    </w:rPr>
  </w:style>
  <w:style w:type="paragraph" w:customStyle="1" w:styleId="H1-Topic">
    <w:name w:val="H1 - Topic"/>
    <w:next w:val="P-Regular"/>
    <w:uiPriority w:val="99"/>
    <w:qFormat/>
    <w:rsid w:val="00FC5BDD"/>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uiPriority w:val="99"/>
    <w:qFormat/>
    <w:rsid w:val="00FC5BDD"/>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FC5BDD"/>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FC5BDD"/>
    <w:pPr>
      <w:tabs>
        <w:tab w:val="center" w:pos="4680"/>
        <w:tab w:val="right" w:pos="9360"/>
      </w:tabs>
      <w:spacing w:before="0"/>
    </w:pPr>
  </w:style>
  <w:style w:type="character" w:customStyle="1" w:styleId="FooterChar">
    <w:name w:val="Footer Char"/>
    <w:basedOn w:val="DefaultParagraphFont"/>
    <w:link w:val="Footer"/>
    <w:uiPriority w:val="99"/>
    <w:rsid w:val="00FC5BDD"/>
    <w:rPr>
      <w:rFonts w:ascii="Arial" w:eastAsia="Arial" w:hAnsi="Arial" w:cs="Arial"/>
      <w:color w:val="FF40FF"/>
      <w:sz w:val="22"/>
      <w:szCs w:val="22"/>
      <w:lang w:val="en" w:eastAsia="en-US"/>
    </w:rPr>
  </w:style>
  <w:style w:type="paragraph" w:customStyle="1" w:styleId="H3-Subheading">
    <w:name w:val="H3 - Subheading"/>
    <w:basedOn w:val="H2-General"/>
    <w:qFormat/>
    <w:rsid w:val="00FC5BDD"/>
    <w:rPr>
      <w:sz w:val="24"/>
    </w:rPr>
  </w:style>
  <w:style w:type="character" w:customStyle="1" w:styleId="UnresolvedMention1">
    <w:name w:val="Unresolved Mention1"/>
    <w:basedOn w:val="DefaultParagraphFont"/>
    <w:uiPriority w:val="99"/>
    <w:semiHidden/>
    <w:unhideWhenUsed/>
    <w:locked/>
    <w:rsid w:val="00FC5BDD"/>
    <w:rPr>
      <w:color w:val="FF40FF"/>
      <w:shd w:val="clear" w:color="auto" w:fill="E1DFDD"/>
    </w:rPr>
  </w:style>
  <w:style w:type="paragraph" w:customStyle="1" w:styleId="IMG-Caption">
    <w:name w:val="IMG - Caption"/>
    <w:next w:val="P-Regular"/>
    <w:uiPriority w:val="99"/>
    <w:qFormat/>
    <w:rsid w:val="00FC5BDD"/>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FC5BDD"/>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FC5BDD"/>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FC5BDD"/>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uiPriority w:val="99"/>
    <w:qFormat/>
    <w:rsid w:val="00FC5BDD"/>
    <w:pPr>
      <w:numPr>
        <w:numId w:val="0"/>
      </w:numPr>
      <w:ind w:left="720"/>
      <w:contextualSpacing w:val="0"/>
    </w:pPr>
  </w:style>
  <w:style w:type="paragraph" w:customStyle="1" w:styleId="L-Source">
    <w:name w:val="L - Source"/>
    <w:basedOn w:val="P-Source"/>
    <w:uiPriority w:val="99"/>
    <w:rsid w:val="00FC5BDD"/>
    <w:pPr>
      <w:ind w:left="720"/>
    </w:pPr>
  </w:style>
  <w:style w:type="paragraph" w:styleId="CommentSubject">
    <w:name w:val="annotation subject"/>
    <w:basedOn w:val="CommentText"/>
    <w:next w:val="CommentText"/>
    <w:link w:val="CommentSubjectChar"/>
    <w:uiPriority w:val="99"/>
    <w:semiHidden/>
    <w:unhideWhenUsed/>
    <w:rsid w:val="00FC5BDD"/>
    <w:rPr>
      <w:b/>
      <w:bCs/>
    </w:rPr>
  </w:style>
  <w:style w:type="character" w:customStyle="1" w:styleId="CommentSubjectChar">
    <w:name w:val="Comment Subject Char"/>
    <w:basedOn w:val="CommentTextChar"/>
    <w:link w:val="CommentSubject"/>
    <w:uiPriority w:val="99"/>
    <w:semiHidden/>
    <w:rsid w:val="00FC5BDD"/>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FC5BDD"/>
    <w:pPr>
      <w:pBdr>
        <w:top w:val="single" w:sz="6" w:space="1" w:color="auto"/>
        <w:left w:val="single" w:sz="6" w:space="1" w:color="auto"/>
        <w:bottom w:val="single" w:sz="6" w:space="1" w:color="auto"/>
        <w:right w:val="single" w:sz="6" w:space="1" w:color="auto"/>
      </w:pBdr>
      <w:shd w:val="pct20" w:color="auto" w:fill="auto"/>
      <w:spacing w:before="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C5BDD"/>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FC5BDD"/>
    <w:rPr>
      <w:i/>
      <w:iCs/>
      <w:color w:val="FF40FF"/>
    </w:rPr>
  </w:style>
  <w:style w:type="character" w:styleId="IntenseEmphasis">
    <w:name w:val="Intense Emphasis"/>
    <w:basedOn w:val="DefaultParagraphFont"/>
    <w:uiPriority w:val="21"/>
    <w:rsid w:val="00FC5BDD"/>
    <w:rPr>
      <w:i/>
      <w:iCs/>
      <w:color w:val="FF40FF"/>
    </w:rPr>
  </w:style>
  <w:style w:type="paragraph" w:styleId="Quote">
    <w:name w:val="Quote"/>
    <w:basedOn w:val="Normal"/>
    <w:next w:val="Normal"/>
    <w:link w:val="QuoteChar"/>
    <w:uiPriority w:val="29"/>
    <w:rsid w:val="00FC5BDD"/>
    <w:pPr>
      <w:spacing w:before="200" w:after="160"/>
      <w:ind w:left="864" w:right="864"/>
      <w:jc w:val="center"/>
    </w:pPr>
    <w:rPr>
      <w:i/>
      <w:iCs/>
    </w:rPr>
  </w:style>
  <w:style w:type="character" w:customStyle="1" w:styleId="QuoteChar">
    <w:name w:val="Quote Char"/>
    <w:basedOn w:val="DefaultParagraphFont"/>
    <w:link w:val="Quote"/>
    <w:uiPriority w:val="29"/>
    <w:rsid w:val="00FC5BDD"/>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FC5BDD"/>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FC5BDD"/>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FC5BDD"/>
    <w:rPr>
      <w:smallCaps/>
      <w:color w:val="FF40FF"/>
    </w:rPr>
  </w:style>
  <w:style w:type="character" w:styleId="IntenseReference">
    <w:name w:val="Intense Reference"/>
    <w:basedOn w:val="DefaultParagraphFont"/>
    <w:uiPriority w:val="32"/>
    <w:rsid w:val="00FC5BDD"/>
    <w:rPr>
      <w:b/>
      <w:bCs/>
      <w:smallCaps/>
      <w:color w:val="FF40FF"/>
      <w:spacing w:val="5"/>
    </w:rPr>
  </w:style>
  <w:style w:type="paragraph" w:styleId="Caption">
    <w:name w:val="caption"/>
    <w:basedOn w:val="Normal"/>
    <w:next w:val="Normal"/>
    <w:uiPriority w:val="35"/>
    <w:semiHidden/>
    <w:unhideWhenUsed/>
    <w:qFormat/>
    <w:rsid w:val="00FC5BDD"/>
    <w:pPr>
      <w:spacing w:before="0" w:after="200"/>
    </w:pPr>
    <w:rPr>
      <w:i/>
      <w:iCs/>
      <w:sz w:val="18"/>
      <w:szCs w:val="18"/>
    </w:rPr>
  </w:style>
  <w:style w:type="paragraph" w:styleId="TOCHeading">
    <w:name w:val="TOC Heading"/>
    <w:basedOn w:val="Heading1"/>
    <w:next w:val="Normal"/>
    <w:uiPriority w:val="39"/>
    <w:unhideWhenUsed/>
    <w:qFormat/>
    <w:rsid w:val="00FC5BDD"/>
    <w:pPr>
      <w:spacing w:before="24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FC5BD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FC5BDD"/>
    <w:rPr>
      <w:color w:val="FF40FF"/>
      <w:shd w:val="clear" w:color="auto" w:fill="E1DFDD"/>
    </w:rPr>
  </w:style>
  <w:style w:type="character" w:customStyle="1" w:styleId="UnresolvedMention2">
    <w:name w:val="Unresolved Mention2"/>
    <w:basedOn w:val="DefaultParagraphFont"/>
    <w:uiPriority w:val="99"/>
    <w:semiHidden/>
    <w:unhideWhenUsed/>
    <w:rsid w:val="00FC5BDD"/>
    <w:rPr>
      <w:color w:val="FF40FF"/>
      <w:shd w:val="clear" w:color="auto" w:fill="E1DFDD"/>
    </w:rPr>
  </w:style>
  <w:style w:type="character" w:customStyle="1" w:styleId="Hashtag1">
    <w:name w:val="Hashtag1"/>
    <w:basedOn w:val="DefaultParagraphFont"/>
    <w:uiPriority w:val="99"/>
    <w:semiHidden/>
    <w:unhideWhenUsed/>
    <w:rsid w:val="00FC5BDD"/>
    <w:rPr>
      <w:color w:val="FF40FF"/>
      <w:shd w:val="clear" w:color="auto" w:fill="E1DFDD"/>
    </w:rPr>
  </w:style>
  <w:style w:type="character" w:styleId="EndnoteReference">
    <w:name w:val="endnote reference"/>
    <w:basedOn w:val="DefaultParagraphFont"/>
    <w:uiPriority w:val="99"/>
    <w:semiHidden/>
    <w:unhideWhenUsed/>
    <w:rsid w:val="00FC5BDD"/>
    <w:rPr>
      <w:color w:val="FF40FF"/>
      <w:vertAlign w:val="superscript"/>
    </w:rPr>
  </w:style>
  <w:style w:type="character" w:styleId="FootnoteReference">
    <w:name w:val="footnote reference"/>
    <w:basedOn w:val="DefaultParagraphFont"/>
    <w:uiPriority w:val="99"/>
    <w:semiHidden/>
    <w:unhideWhenUsed/>
    <w:rsid w:val="00FC5BDD"/>
    <w:rPr>
      <w:color w:val="FF40FF"/>
      <w:vertAlign w:val="superscript"/>
    </w:rPr>
  </w:style>
  <w:style w:type="character" w:styleId="HTMLAcronym">
    <w:name w:val="HTML Acronym"/>
    <w:basedOn w:val="DefaultParagraphFont"/>
    <w:uiPriority w:val="99"/>
    <w:semiHidden/>
    <w:unhideWhenUsed/>
    <w:rsid w:val="00FC5BDD"/>
    <w:rPr>
      <w:color w:val="FF40FF"/>
    </w:rPr>
  </w:style>
  <w:style w:type="character" w:styleId="HTMLCite">
    <w:name w:val="HTML Cite"/>
    <w:basedOn w:val="DefaultParagraphFont"/>
    <w:uiPriority w:val="99"/>
    <w:semiHidden/>
    <w:unhideWhenUsed/>
    <w:rsid w:val="00FC5BDD"/>
    <w:rPr>
      <w:i/>
      <w:iCs/>
      <w:color w:val="FF40FF"/>
    </w:rPr>
  </w:style>
  <w:style w:type="character" w:styleId="HTMLCode">
    <w:name w:val="HTML Code"/>
    <w:basedOn w:val="DefaultParagraphFont"/>
    <w:uiPriority w:val="99"/>
    <w:semiHidden/>
    <w:unhideWhenUsed/>
    <w:rsid w:val="00FC5BDD"/>
    <w:rPr>
      <w:rFonts w:ascii="Consolas" w:hAnsi="Consolas" w:cs="Consolas"/>
      <w:color w:val="FF40FF"/>
      <w:sz w:val="20"/>
      <w:szCs w:val="20"/>
    </w:rPr>
  </w:style>
  <w:style w:type="character" w:styleId="HTMLDefinition">
    <w:name w:val="HTML Definition"/>
    <w:basedOn w:val="DefaultParagraphFont"/>
    <w:uiPriority w:val="99"/>
    <w:semiHidden/>
    <w:unhideWhenUsed/>
    <w:rsid w:val="00FC5BDD"/>
    <w:rPr>
      <w:i/>
      <w:iCs/>
      <w:color w:val="FF40FF"/>
    </w:rPr>
  </w:style>
  <w:style w:type="character" w:styleId="HTMLKeyboard">
    <w:name w:val="HTML Keyboard"/>
    <w:basedOn w:val="DefaultParagraphFont"/>
    <w:uiPriority w:val="99"/>
    <w:semiHidden/>
    <w:unhideWhenUsed/>
    <w:rsid w:val="00FC5BDD"/>
    <w:rPr>
      <w:rFonts w:ascii="Consolas" w:hAnsi="Consolas" w:cs="Consolas"/>
      <w:color w:val="FF40FF"/>
      <w:sz w:val="20"/>
      <w:szCs w:val="20"/>
    </w:rPr>
  </w:style>
  <w:style w:type="character" w:styleId="HTMLSample">
    <w:name w:val="HTML Sample"/>
    <w:basedOn w:val="DefaultParagraphFont"/>
    <w:uiPriority w:val="99"/>
    <w:semiHidden/>
    <w:unhideWhenUsed/>
    <w:rsid w:val="00FC5BDD"/>
    <w:rPr>
      <w:rFonts w:ascii="Consolas" w:hAnsi="Consolas" w:cs="Consolas"/>
      <w:color w:val="FF40FF"/>
      <w:sz w:val="24"/>
      <w:szCs w:val="24"/>
    </w:rPr>
  </w:style>
  <w:style w:type="character" w:styleId="HTMLTypewriter">
    <w:name w:val="HTML Typewriter"/>
    <w:basedOn w:val="DefaultParagraphFont"/>
    <w:uiPriority w:val="99"/>
    <w:semiHidden/>
    <w:unhideWhenUsed/>
    <w:rsid w:val="00FC5BDD"/>
    <w:rPr>
      <w:rFonts w:ascii="Consolas" w:hAnsi="Consolas" w:cs="Consolas"/>
      <w:color w:val="FF40FF"/>
      <w:sz w:val="20"/>
      <w:szCs w:val="20"/>
    </w:rPr>
  </w:style>
  <w:style w:type="character" w:styleId="HTMLVariable">
    <w:name w:val="HTML Variable"/>
    <w:basedOn w:val="DefaultParagraphFont"/>
    <w:uiPriority w:val="99"/>
    <w:semiHidden/>
    <w:unhideWhenUsed/>
    <w:rsid w:val="00FC5BDD"/>
    <w:rPr>
      <w:i/>
      <w:iCs/>
      <w:color w:val="FF40FF"/>
    </w:rPr>
  </w:style>
  <w:style w:type="character" w:styleId="LineNumber">
    <w:name w:val="line number"/>
    <w:basedOn w:val="DefaultParagraphFont"/>
    <w:uiPriority w:val="99"/>
    <w:semiHidden/>
    <w:unhideWhenUsed/>
    <w:rsid w:val="00FC5BDD"/>
    <w:rPr>
      <w:color w:val="FF40FF"/>
    </w:rPr>
  </w:style>
  <w:style w:type="character" w:styleId="PageNumber">
    <w:name w:val="page number"/>
    <w:basedOn w:val="DefaultParagraphFont"/>
    <w:uiPriority w:val="99"/>
    <w:semiHidden/>
    <w:unhideWhenUsed/>
    <w:rsid w:val="00FC5BDD"/>
    <w:rPr>
      <w:color w:val="FF40FF"/>
    </w:rPr>
  </w:style>
  <w:style w:type="character" w:styleId="PlaceholderText">
    <w:name w:val="Placeholder Text"/>
    <w:basedOn w:val="DefaultParagraphFont"/>
    <w:uiPriority w:val="99"/>
    <w:semiHidden/>
    <w:rsid w:val="00FC5BDD"/>
    <w:rPr>
      <w:color w:val="FF40FF"/>
    </w:rPr>
  </w:style>
  <w:style w:type="character" w:customStyle="1" w:styleId="SmartHyperlink1">
    <w:name w:val="Smart Hyperlink1"/>
    <w:basedOn w:val="DefaultParagraphFont"/>
    <w:uiPriority w:val="99"/>
    <w:semiHidden/>
    <w:unhideWhenUsed/>
    <w:rsid w:val="00FC5BDD"/>
    <w:rPr>
      <w:color w:val="FF40FF"/>
      <w:u w:val="dotted"/>
    </w:rPr>
  </w:style>
  <w:style w:type="character" w:styleId="BookTitle">
    <w:name w:val="Book Title"/>
    <w:basedOn w:val="DefaultParagraphFont"/>
    <w:uiPriority w:val="33"/>
    <w:rsid w:val="00FC5BDD"/>
    <w:rPr>
      <w:b/>
      <w:bCs/>
      <w:i/>
      <w:iCs/>
      <w:color w:val="FF40FF"/>
      <w:spacing w:val="5"/>
    </w:rPr>
  </w:style>
  <w:style w:type="character" w:styleId="Strong">
    <w:name w:val="Strong"/>
    <w:basedOn w:val="DefaultParagraphFont"/>
    <w:uiPriority w:val="22"/>
    <w:rsid w:val="00FC5BDD"/>
    <w:rPr>
      <w:b/>
      <w:bCs/>
      <w:color w:val="FF40FF"/>
    </w:rPr>
  </w:style>
  <w:style w:type="character" w:styleId="Emphasis">
    <w:name w:val="Emphasis"/>
    <w:basedOn w:val="DefaultParagraphFont"/>
    <w:uiPriority w:val="20"/>
    <w:rsid w:val="00FC5BDD"/>
    <w:rPr>
      <w:i/>
      <w:iCs/>
      <w:color w:val="FF40FF"/>
    </w:rPr>
  </w:style>
  <w:style w:type="table" w:styleId="TableGrid">
    <w:name w:val="Table Grid"/>
    <w:basedOn w:val="TableNormal"/>
    <w:uiPriority w:val="39"/>
    <w:rsid w:val="00FC5BDD"/>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FC5BDD"/>
    <w:rPr>
      <w:rFonts w:ascii="Courier" w:hAnsi="Courier"/>
      <w:b/>
      <w:bdr w:val="none" w:sz="0" w:space="0" w:color="auto"/>
      <w:shd w:val="clear" w:color="auto" w:fill="F4D3D2"/>
    </w:rPr>
  </w:style>
  <w:style w:type="paragraph" w:customStyle="1" w:styleId="SC-Source">
    <w:name w:val="SC - Source"/>
    <w:basedOn w:val="P-Source"/>
    <w:uiPriority w:val="99"/>
    <w:qFormat/>
    <w:rsid w:val="00FC5BDD"/>
    <w:pPr>
      <w:shd w:val="pct50" w:color="DBE5F1" w:themeColor="accent1" w:themeTint="33" w:fill="auto"/>
    </w:pPr>
  </w:style>
  <w:style w:type="paragraph" w:customStyle="1" w:styleId="SP-Editorial">
    <w:name w:val="SP - Editorial"/>
    <w:next w:val="P-Regular"/>
    <w:qFormat/>
    <w:rsid w:val="00FC5BDD"/>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FC5BDD"/>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FC5BDD"/>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582640745">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jpeg"/><Relationship Id="rId16" Type="http://schemas.openxmlformats.org/officeDocument/2006/relationships/image" Target="media/image5.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hyperlink" Target="https://docs.python.org/3/tutorial/datastructures.html"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8.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eader" Target="header1.xm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jpeg"/><Relationship Id="rId10" Type="http://schemas.openxmlformats.org/officeDocument/2006/relationships/endnotes" Target="endnotes.xml"/><Relationship Id="rId31" Type="http://schemas.openxmlformats.org/officeDocument/2006/relationships/hyperlink" Target="https://matplotlib.org/api/axes_api.html" TargetMode="External"/><Relationship Id="rId44" Type="http://schemas.openxmlformats.org/officeDocument/2006/relationships/hyperlink" Target="https://nbviewer.jupyter.org/github/rasbt/python_reference/blob/master/tutorials/scope_resolution_legb_rule.ipynb" TargetMode="Externa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jpeg"/><Relationship Id="rId76" Type="http://schemas.microsoft.com/office/2011/relationships/people" Target="people.xml"/><Relationship Id="rId7" Type="http://schemas.openxmlformats.org/officeDocument/2006/relationships/settings" Target="settings.xml"/><Relationship Id="rId71"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hyperlink" Target="https://matplotlib.org/api/_as_gen/matplotlib.pyplot.hist.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dhunikit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2.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3.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18296CA-28E8-49B4-8CAE-6795B133E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C:\Users\Madhunikita\Downloads\New Template_Oct19_v2.docx</Template>
  <TotalTime>93</TotalTime>
  <Pages>44</Pages>
  <Words>13112</Words>
  <Characters>74744</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87681</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Tambe</dc:creator>
  <cp:keywords/>
  <dc:description/>
  <cp:lastModifiedBy>Stephen Klosterman</cp:lastModifiedBy>
  <cp:revision>40</cp:revision>
  <dcterms:created xsi:type="dcterms:W3CDTF">2020-11-06T05:25:00Z</dcterms:created>
  <dcterms:modified xsi:type="dcterms:W3CDTF">2020-11-15T18:33:00Z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