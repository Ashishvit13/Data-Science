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714847EE" w14:textId="1B09898A" w:rsidR="00ED35BB" w:rsidRDefault="00ED35BB" w:rsidP="006A219A">
      <w:pPr>
        <w:pStyle w:val="H1-Topic"/>
        <w:rPr>
          <w:ins w:id="0" w:author="Stephen Klosterman" w:date="2021-01-06T21:21:00Z"/>
        </w:rPr>
      </w:pPr>
      <w:ins w:id="1" w:author="Stephen Klosterman" w:date="2021-01-06T21:21:00Z">
        <w:r>
          <w:t>Overview</w:t>
        </w:r>
      </w:ins>
    </w:p>
    <w:p w14:paraId="57EE3B70" w14:textId="3DAB93DE" w:rsidR="00ED35BB" w:rsidRDefault="008A7D00" w:rsidP="00ED35BB">
      <w:pPr>
        <w:pStyle w:val="P-Regular"/>
        <w:rPr>
          <w:ins w:id="2" w:author="Stephen Klosterman" w:date="2021-01-06T21:37:00Z"/>
        </w:rPr>
      </w:pPr>
      <w:ins w:id="3" w:author="Stephen Klosterman" w:date="2021-01-10T21:07:00Z">
        <w:r>
          <w:t>We’re ready to start learning how to evaluate features quickly and efficiently, in order to know which ones will probably be most important for a machine learning mod</w:t>
        </w:r>
      </w:ins>
      <w:ins w:id="4" w:author="Stephen Klosterman" w:date="2021-01-10T21:08:00Z">
        <w:r>
          <w:t xml:space="preserve">el. Once we get a taste for this, we’ll explore the inner workings of logistic regression </w:t>
        </w:r>
      </w:ins>
      <w:ins w:id="5" w:author="Stephen Klosterman" w:date="2021-01-10T21:09:00Z">
        <w:r>
          <w:t xml:space="preserve">so you can </w:t>
        </w:r>
      </w:ins>
      <w:ins w:id="6" w:author="Stephen Klosterman" w:date="2021-01-10T21:10:00Z">
        <w:r>
          <w:t>continue</w:t>
        </w:r>
      </w:ins>
      <w:ins w:id="7" w:author="Stephen Klosterman" w:date="2021-01-10T21:09:00Z">
        <w:r>
          <w:t xml:space="preserve"> your journey to mastery of this fundamental technique. After reading this chapter, you should know how to make a correlation plot of many features and a response variable, and how </w:t>
        </w:r>
      </w:ins>
      <w:ins w:id="8" w:author="Stephen Klosterman" w:date="2021-01-10T21:10:00Z">
        <w:r>
          <w:t>to interpret logistic regression as a linear model.</w:t>
        </w:r>
      </w:ins>
    </w:p>
    <w:p w14:paraId="5AD79C5C" w14:textId="0A3A151A" w:rsidR="006A219A" w:rsidRDefault="006A219A" w:rsidP="006A219A">
      <w:pPr>
        <w:pStyle w:val="H1-Topic"/>
        <w:rPr>
          <w:rFonts w:ascii="OpenSans-Semibold" w:eastAsiaTheme="minorEastAsia" w:hAnsi="OpenSans-Semibold" w:cs="OpenSans-Semibold"/>
          <w:color w:val="000000"/>
          <w:sz w:val="28"/>
          <w:szCs w:val="28"/>
          <w:lang w:val="en-GB" w:eastAsia="en-IN"/>
        </w:rPr>
      </w:pPr>
      <w:commentRangeStart w:id="9"/>
      <w:r>
        <w:t>Introduction</w:t>
      </w:r>
      <w:commentRangeEnd w:id="9"/>
      <w:r w:rsidR="00BC6A1F">
        <w:rPr>
          <w:rStyle w:val="CommentReference"/>
          <w:b w:val="0"/>
        </w:rPr>
        <w:commentReference w:id="9"/>
      </w:r>
    </w:p>
    <w:p w14:paraId="1C966D4F" w14:textId="14BB1399" w:rsidR="006A219A" w:rsidRDefault="006A219A" w:rsidP="006A219A">
      <w:pPr>
        <w:pStyle w:val="P-Regular"/>
      </w:pPr>
      <w:r>
        <w:t xml:space="preserve">In the previous chapter, we </w:t>
      </w:r>
      <w:del w:id="10" w:author="Stephen Klosterman" w:date="2020-11-05T21:27:00Z">
        <w:r w:rsidDel="00C52F13">
          <w:delText xml:space="preserve">concluded our examination of the response variable, and </w:delText>
        </w:r>
      </w:del>
      <w:r>
        <w:t>developed a few example machine learning models using scikit-learn</w:t>
      </w:r>
      <w:ins w:id="11" w:author="Stephen Klosterman" w:date="2020-11-05T21:27:00Z">
        <w:r w:rsidR="00C52F13">
          <w:t>, to get familiar with how it works</w:t>
        </w:r>
      </w:ins>
      <w:r>
        <w:t xml:space="preserve">. However, the features we used, </w:t>
      </w:r>
      <w:r>
        <w:rPr>
          <w:rStyle w:val="P-Code"/>
        </w:rPr>
        <w:t>EDUCATION</w:t>
      </w:r>
      <w:r>
        <w:t xml:space="preserve"> and </w:t>
      </w:r>
      <w:r>
        <w:rPr>
          <w:rStyle w:val="P-Code"/>
        </w:rPr>
        <w:t>LIMIT_BAL</w:t>
      </w:r>
      <w:r>
        <w:t>, were not chosen in a systematic way.</w:t>
      </w:r>
      <w:del w:id="12" w:author="Stephen Klosterman" w:date="2020-11-05T21:29:00Z">
        <w:r w:rsidDel="00C52F13">
          <w:delText xml:space="preserve"> </w:delText>
        </w:r>
      </w:del>
    </w:p>
    <w:p w14:paraId="51EC3B27" w14:textId="1044A3EB" w:rsidR="006A219A" w:rsidRDefault="006A219A" w:rsidP="006A219A">
      <w:pPr>
        <w:pStyle w:val="P-Regular"/>
      </w:pPr>
      <w:r>
        <w:t xml:space="preserve">In this chapter, we will start to develop techniques that can be used to assess </w:t>
      </w:r>
      <w:del w:id="13" w:author="Stephen Klosterman" w:date="2020-11-05T21:29:00Z">
        <w:r w:rsidDel="00C52F13">
          <w:delText>features one by one</w:delText>
        </w:r>
      </w:del>
      <w:ins w:id="14" w:author="Stephen Klosterman" w:date="2020-11-05T21:34:00Z">
        <w:r w:rsidR="00B87F3F">
          <w:t>features for their usefulness in modeling</w:t>
        </w:r>
      </w:ins>
      <w:r>
        <w:t xml:space="preserve">. This will enable </w:t>
      </w:r>
      <w:ins w:id="15" w:author="Stephen Klosterman" w:date="2020-11-05T21:29:00Z">
        <w:r w:rsidR="00C52F13">
          <w:t xml:space="preserve">you to </w:t>
        </w:r>
      </w:ins>
      <w:r>
        <w:t>mak</w:t>
      </w:r>
      <w:del w:id="16" w:author="Stephen Klosterman" w:date="2020-11-05T21:29:00Z">
        <w:r w:rsidDel="00C52F13">
          <w:delText>ing</w:delText>
        </w:r>
      </w:del>
      <w:ins w:id="17" w:author="Stephen Klosterman" w:date="2020-11-05T21:29:00Z">
        <w:r w:rsidR="00C52F13">
          <w:t>e</w:t>
        </w:r>
      </w:ins>
      <w:r>
        <w:t xml:space="preserve"> a quick pass over all </w:t>
      </w:r>
      <w:del w:id="18" w:author="Stephen Klosterman" w:date="2020-11-05T21:33:00Z">
        <w:r w:rsidDel="00B87F3F">
          <w:delText xml:space="preserve">the </w:delText>
        </w:r>
      </w:del>
      <w:ins w:id="19" w:author="Stephen Klosterman" w:date="2020-11-05T21:33:00Z">
        <w:r w:rsidR="00B87F3F">
          <w:t xml:space="preserve">candidate </w:t>
        </w:r>
      </w:ins>
      <w:r>
        <w:t>feature</w:t>
      </w:r>
      <w:ins w:id="20" w:author="Stephen Klosterman" w:date="2020-11-05T21:33:00Z">
        <w:r w:rsidR="00B87F3F">
          <w:t xml:space="preserve">s, to have an idea </w:t>
        </w:r>
      </w:ins>
      <w:ins w:id="21" w:author="Stephen Klosterman" w:date="2020-11-05T21:34:00Z">
        <w:r w:rsidR="00B87F3F">
          <w:t>which will be the most important</w:t>
        </w:r>
      </w:ins>
      <w:del w:id="22" w:author="Stephen Klosterman" w:date="2020-11-05T21:33:00Z">
        <w:r w:rsidDel="00B87F3F">
          <w:delText xml:space="preserve">s </w:delText>
        </w:r>
      </w:del>
      <w:del w:id="23" w:author="Stephen Klosterman" w:date="2020-11-05T21:32:00Z">
        <w:r w:rsidDel="00B87F3F">
          <w:delText xml:space="preserve">to </w:delText>
        </w:r>
      </w:del>
      <w:del w:id="24" w:author="Stephen Klosterman" w:date="2020-11-05T21:33:00Z">
        <w:r w:rsidDel="00B87F3F">
          <w:delText>see which ones could be expected to be useful for predictive modeling</w:delText>
        </w:r>
      </w:del>
      <w:r>
        <w:t>. For the most promising features, we will see how to create visual summaries that serve as useful communication tools.</w:t>
      </w:r>
    </w:p>
    <w:p w14:paraId="6EA61DA2" w14:textId="5573DEB2"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ins w:id="25" w:author="Stephen Klosterman" w:date="2020-11-05T21:45:00Z">
        <w:r w:rsidR="008B7129">
          <w:t xml:space="preserve">We’ll learn what a </w:t>
        </w:r>
        <w:r w:rsidR="008B7129" w:rsidRPr="008B7129">
          <w:rPr>
            <w:rStyle w:val="P-Keyword"/>
            <w:rPrChange w:id="26" w:author="Stephen Klosterman" w:date="2020-11-05T21:46:00Z">
              <w:rPr/>
            </w:rPrChange>
          </w:rPr>
          <w:t>decision boundary</w:t>
        </w:r>
        <w:r w:rsidR="008B7129">
          <w:t xml:space="preserve"> is and see that </w:t>
        </w:r>
      </w:ins>
      <w:del w:id="27" w:author="Stephen Klosterman" w:date="2020-11-05T21:45:00Z">
        <w:r w:rsidDel="008B7129">
          <w:delText>A</w:delText>
        </w:r>
      </w:del>
      <w:ins w:id="28" w:author="Stephen Klosterman" w:date="2020-11-05T21:45:00Z">
        <w:r w:rsidR="008B7129">
          <w:t>a</w:t>
        </w:r>
      </w:ins>
      <w:r>
        <w:t xml:space="preserve">s a key consequence of </w:t>
      </w:r>
      <w:del w:id="29" w:author="Stephen Klosterman" w:date="2020-11-05T21:46:00Z">
        <w:r w:rsidDel="008B7129">
          <w:delText>this</w:delText>
        </w:r>
      </w:del>
      <w:ins w:id="30" w:author="Stephen Klosterman" w:date="2020-11-05T21:46:00Z">
        <w:r w:rsidR="008B7129">
          <w:t>its</w:t>
        </w:r>
      </w:ins>
      <w:r>
        <w:t xml:space="preserve"> linearity, </w:t>
      </w:r>
      <w:del w:id="31" w:author="Stephen Klosterman" w:date="2020-11-05T21:46:00Z">
        <w:r w:rsidDel="00722306">
          <w:delText xml:space="preserve">we will see why </w:delText>
        </w:r>
      </w:del>
      <w:r>
        <w:t xml:space="preserve">the decision boundary of logistic regression could make it difficult to accurately classify </w:t>
      </w:r>
      <w:del w:id="32" w:author="Stephen Klosterman" w:date="2020-11-05T21:35:00Z">
        <w:r w:rsidDel="00B87F3F">
          <w:delText>data</w:delText>
        </w:r>
      </w:del>
      <w:ins w:id="33" w:author="Stephen Klosterman" w:date="2020-11-05T21:35:00Z">
        <w:r w:rsidR="00B87F3F">
          <w:t>the response variable</w:t>
        </w:r>
      </w:ins>
      <w:r>
        <w:t xml:space="preserve">. Along the way, we'll </w:t>
      </w:r>
      <w:ins w:id="34" w:author="Stephen Klosterman" w:date="2020-11-05T21:44:00Z">
        <w:r w:rsidR="002667BC">
          <w:t xml:space="preserve">get more familiar </w:t>
        </w:r>
      </w:ins>
      <w:ins w:id="35" w:author="Stephen Klosterman" w:date="2020-11-05T21:45:00Z">
        <w:r w:rsidR="002667BC">
          <w:t>with Python, using list comprehensions and writing functions</w:t>
        </w:r>
      </w:ins>
      <w:del w:id="36" w:author="Stephen Klosterman" w:date="2020-11-05T21:44:00Z">
        <w:r w:rsidDel="002667BC">
          <w:delText>learn how to write functions in Python</w:delText>
        </w:r>
      </w:del>
      <w:r>
        <w:t>.</w:t>
      </w:r>
    </w:p>
    <w:p w14:paraId="75CBC137" w14:textId="77777777" w:rsidR="006A219A" w:rsidRDefault="006A219A" w:rsidP="006A219A">
      <w:pPr>
        <w:pStyle w:val="H1-Topic"/>
      </w:pPr>
      <w:r>
        <w:t>Examining the Relationships between Features and the Response</w:t>
      </w:r>
    </w:p>
    <w:p w14:paraId="24C05471" w14:textId="5B37A80B"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ins w:id="37" w:author="Mahesh Dhyani" w:date="2020-12-08T15:20:00Z">
        <w:r w:rsidR="00DE6A32">
          <w:t xml:space="preserve">of </w:t>
        </w:r>
      </w:ins>
      <w:r>
        <w:t xml:space="preserve">features and the response variable, either by calculating a </w:t>
      </w:r>
      <w:proofErr w:type="spellStart"/>
      <w:r>
        <w:rPr>
          <w:rStyle w:val="P-Code"/>
        </w:rPr>
        <w:t>groupby</w:t>
      </w:r>
      <w:proofErr w:type="spellEnd"/>
      <w:r>
        <w:t>/</w:t>
      </w:r>
      <w:r>
        <w:rPr>
          <w:rStyle w:val="P-Code"/>
        </w:rPr>
        <w:t>mean</w:t>
      </w:r>
      <w:r>
        <w:t xml:space="preserve"> of the response variable, or by trying models directly, which is another way to make this kind of exploration. However, we have not yet made a systematic exploration of how all the features relate to the response variable. We will do that now and </w:t>
      </w:r>
      <w:ins w:id="38" w:author="Stephen Klosterman" w:date="2020-11-05T21:36:00Z">
        <w:r w:rsidR="00987D71">
          <w:t xml:space="preserve">begin to </w:t>
        </w:r>
      </w:ins>
      <w:r>
        <w:t>capitalize on all the hard work we put in when we were exploring the features and making sure the data quality was good.</w:t>
      </w:r>
    </w:p>
    <w:p w14:paraId="01743777" w14:textId="77777777"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We will first create the correlation plot for the case study data, then discuss how to interpret it, along with some mathematical details.</w:t>
      </w:r>
    </w:p>
    <w:p w14:paraId="62807D7C" w14:textId="77777777"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from the list. As a preliminary step, we start a </w:t>
      </w:r>
      <w:r>
        <w:lastRenderedPageBreak/>
        <w:t xml:space="preserve">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6A219A">
      <w:pPr>
        <w:pStyle w:val="SC-Source"/>
      </w:pPr>
      <w:commentRangeStart w:id="39"/>
      <w:r>
        <w:t xml:space="preserve">import </w:t>
      </w:r>
      <w:proofErr w:type="spellStart"/>
      <w:r>
        <w:t>numpy</w:t>
      </w:r>
      <w:proofErr w:type="spellEnd"/>
      <w:r>
        <w:t xml:space="preserve"> as np #numerical computation</w:t>
      </w:r>
    </w:p>
    <w:p w14:paraId="1A2F4D87" w14:textId="77777777" w:rsidR="006A219A" w:rsidRDefault="006A219A" w:rsidP="006A219A">
      <w:pPr>
        <w:pStyle w:val="SC-Source"/>
      </w:pPr>
      <w:r>
        <w:t>import pandas as pd #data wrangling</w:t>
      </w:r>
    </w:p>
    <w:p w14:paraId="23BE0199" w14:textId="77777777" w:rsidR="006A219A" w:rsidRDefault="006A219A" w:rsidP="006A219A">
      <w:pPr>
        <w:pStyle w:val="SC-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6A219A">
      <w:pPr>
        <w:pStyle w:val="SC-Source"/>
      </w:pPr>
      <w:r>
        <w:t>#Next line helps with rendering plots</w:t>
      </w:r>
    </w:p>
    <w:p w14:paraId="56CF7740" w14:textId="77777777" w:rsidR="006A219A" w:rsidRDefault="006A219A" w:rsidP="006A219A">
      <w:pPr>
        <w:pStyle w:val="SC-Source"/>
      </w:pPr>
      <w:r>
        <w:t>%matplotlib inline</w:t>
      </w:r>
    </w:p>
    <w:p w14:paraId="701EAFC2" w14:textId="77777777" w:rsidR="006A219A" w:rsidRDefault="006A219A" w:rsidP="006A219A">
      <w:pPr>
        <w:pStyle w:val="SC-Source"/>
      </w:pPr>
      <w:r>
        <w:t xml:space="preserve">import matplotlib as </w:t>
      </w:r>
      <w:proofErr w:type="spellStart"/>
      <w:r>
        <w:t>mpl</w:t>
      </w:r>
      <w:proofErr w:type="spellEnd"/>
      <w:r>
        <w:t xml:space="preserve"> #add'l plotting functionality</w:t>
      </w:r>
    </w:p>
    <w:p w14:paraId="644999B0" w14:textId="77777777" w:rsidR="006A219A" w:rsidRDefault="006A219A" w:rsidP="006A219A">
      <w:pPr>
        <w:pStyle w:val="SC-Source"/>
      </w:pPr>
      <w:r>
        <w:t xml:space="preserve">import seaborn as </w:t>
      </w:r>
      <w:proofErr w:type="spellStart"/>
      <w:r>
        <w:t>sns</w:t>
      </w:r>
      <w:proofErr w:type="spellEnd"/>
      <w:r>
        <w:t xml:space="preserve"> #a fancy plotting package</w:t>
      </w:r>
    </w:p>
    <w:p w14:paraId="7699EAA6" w14:textId="77777777" w:rsidR="006A219A" w:rsidRDefault="006A219A" w:rsidP="006A219A">
      <w:pPr>
        <w:pStyle w:val="SC-Source"/>
      </w:pPr>
      <w:proofErr w:type="spellStart"/>
      <w:r>
        <w:t>mpl.rcParams</w:t>
      </w:r>
      <w:proofErr w:type="spellEnd"/>
      <w:r>
        <w:t>['</w:t>
      </w:r>
      <w:proofErr w:type="spellStart"/>
      <w:r>
        <w:t>figure.dpi</w:t>
      </w:r>
      <w:proofErr w:type="spellEnd"/>
      <w:r>
        <w:t>'] = 400 #high res figures</w:t>
      </w:r>
    </w:p>
    <w:p w14:paraId="09CBC9DC" w14:textId="77777777" w:rsidR="006A219A" w:rsidRDefault="006A219A" w:rsidP="006A219A">
      <w:pPr>
        <w:pStyle w:val="SC-Source"/>
      </w:pPr>
      <w:r>
        <w:t xml:space="preserve">df = </w:t>
      </w:r>
      <w:proofErr w:type="spellStart"/>
      <w:r>
        <w:t>pd.read_csv</w:t>
      </w:r>
      <w:proofErr w:type="spellEnd"/>
      <w:r>
        <w:t>('../Data/Chapter_1_cleaned_data.csv')</w:t>
      </w:r>
      <w:commentRangeEnd w:id="39"/>
      <w:r w:rsidR="007C6387">
        <w:rPr>
          <w:rStyle w:val="CommentReference"/>
          <w:rFonts w:cs="Arial"/>
        </w:rPr>
        <w:commentReference w:id="39"/>
      </w:r>
    </w:p>
    <w:p w14:paraId="5891D086" w14:textId="06C84281" w:rsidR="008F0CAC" w:rsidRDefault="008F0CAC" w:rsidP="006A219A">
      <w:pPr>
        <w:pStyle w:val="P-Callout"/>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8BDF936" w14:textId="77777777" w:rsidR="006A219A" w:rsidRDefault="006A219A" w:rsidP="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1508AAEE" w14:textId="696443BA" w:rsidR="008F0CAC" w:rsidDel="00C52F13" w:rsidRDefault="008F0CAC" w:rsidP="008F0CAC">
      <w:pPr>
        <w:pStyle w:val="IMG-Caption"/>
        <w:jc w:val="both"/>
        <w:rPr>
          <w:del w:id="40" w:author="Stephen Klosterman" w:date="2020-11-05T21:26:00Z"/>
        </w:rPr>
      </w:pPr>
    </w:p>
    <w:p w14:paraId="6C8921B2" w14:textId="468716EE" w:rsidR="008F0CAC" w:rsidDel="00C52F13" w:rsidRDefault="008F0CAC">
      <w:pPr>
        <w:pStyle w:val="IMG-Caption"/>
        <w:jc w:val="both"/>
        <w:rPr>
          <w:del w:id="41" w:author="Stephen Klosterman" w:date="2020-11-05T21:26:00Z"/>
        </w:rPr>
        <w:pPrChange w:id="42" w:author="Stephen Klosterman" w:date="2020-11-05T21:26:00Z">
          <w:pPr>
            <w:pStyle w:val="IMG-Caption"/>
          </w:pPr>
        </w:pPrChange>
      </w:pPr>
    </w:p>
    <w:p w14:paraId="21A5D1E1" w14:textId="02CA471E" w:rsidR="006A219A" w:rsidRDefault="008F0CAC" w:rsidP="006A219A">
      <w:pPr>
        <w:pStyle w:val="IMG-Caption"/>
      </w:pPr>
      <w:commentRangeStart w:id="43"/>
      <w:r>
        <w:rPr>
          <w:noProof/>
        </w:rPr>
        <w:drawing>
          <wp:inline distT="0" distB="0" distL="0" distR="0" wp14:anchorId="61B763BB" wp14:editId="1886B494">
            <wp:extent cx="6080760" cy="188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0760" cy="1882140"/>
                    </a:xfrm>
                    <a:prstGeom prst="rect">
                      <a:avLst/>
                    </a:prstGeom>
                    <a:noFill/>
                    <a:ln>
                      <a:noFill/>
                    </a:ln>
                  </pic:spPr>
                </pic:pic>
              </a:graphicData>
            </a:graphic>
          </wp:inline>
        </w:drawing>
      </w:r>
      <w:commentRangeEnd w:id="43"/>
      <w:r w:rsidR="007C6387">
        <w:rPr>
          <w:rStyle w:val="CommentReference"/>
          <w:b w:val="0"/>
        </w:rPr>
        <w:commentReference w:id="43"/>
      </w:r>
      <w:r w:rsidR="006A219A">
        <w:t>Figure 3.1: Get a list of column names</w:t>
      </w:r>
    </w:p>
    <w:p w14:paraId="71715A02" w14:textId="77777777" w:rsidR="006A219A" w:rsidRDefault="006A219A" w:rsidP="006A219A">
      <w:pPr>
        <w:pStyle w:val="P-Regular"/>
      </w:pPr>
      <w:r>
        <w:t xml:space="preserve">Recall that we are not to use the gender variable due to ethical concerns, and we learned that </w:t>
      </w:r>
      <w:r>
        <w:rPr>
          <w:rStyle w:val="P-Code"/>
        </w:rPr>
        <w:t>PAY_2</w:t>
      </w:r>
      <w:r>
        <w:t xml:space="preserve">, </w:t>
      </w:r>
      <w:r>
        <w:rPr>
          <w:rStyle w:val="P-Code"/>
        </w:rPr>
        <w:t>PAY_3</w:t>
      </w:r>
      <w:r>
        <w:t xml:space="preserve">, …,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77777777" w:rsidR="000E5788" w:rsidRPr="000E5788" w:rsidRDefault="000E5788">
      <w:pPr>
        <w:pStyle w:val="SC-Source"/>
        <w:rPr>
          <w:ins w:id="44" w:author="Stephen Klosterman" w:date="2020-11-05T21:43:00Z"/>
        </w:rPr>
        <w:pPrChange w:id="45" w:author="Stephen Klosterman" w:date="2020-11-05T21:43:00Z">
          <w:pPr>
            <w:pStyle w:val="P-Regular"/>
          </w:pPr>
        </w:pPrChange>
      </w:pPr>
      <w:commentRangeStart w:id="46"/>
      <w:proofErr w:type="spellStart"/>
      <w:ins w:id="47" w:author="Stephen Klosterman" w:date="2020-11-05T21:43:00Z">
        <w:r w:rsidRPr="000E5788">
          <w:t>items_to_remove</w:t>
        </w:r>
        <w:proofErr w:type="spellEnd"/>
        <w:r w:rsidRPr="000E5788">
          <w:t xml:space="preserve"> = ['ID', 'SEX',</w:t>
        </w:r>
      </w:ins>
    </w:p>
    <w:p w14:paraId="7744187F" w14:textId="77777777" w:rsidR="000E5788" w:rsidRPr="000E5788" w:rsidRDefault="000E5788">
      <w:pPr>
        <w:pStyle w:val="SC-Source"/>
        <w:rPr>
          <w:ins w:id="48" w:author="Stephen Klosterman" w:date="2020-11-05T21:43:00Z"/>
        </w:rPr>
        <w:pPrChange w:id="49" w:author="Stephen Klosterman" w:date="2020-11-05T21:43:00Z">
          <w:pPr>
            <w:pStyle w:val="P-Regular"/>
          </w:pPr>
        </w:pPrChange>
      </w:pPr>
      <w:ins w:id="50" w:author="Stephen Klosterman" w:date="2020-11-05T21:43:00Z">
        <w:r w:rsidRPr="000E5788">
          <w:t xml:space="preserve">                   'PAY_2', 'PAY_3', 'PAY_4', 'PAY_5', 'PAY_6',</w:t>
        </w:r>
      </w:ins>
    </w:p>
    <w:p w14:paraId="0A6CA8AA" w14:textId="77777777" w:rsidR="000E5788" w:rsidRPr="000E5788" w:rsidRDefault="000E5788">
      <w:pPr>
        <w:pStyle w:val="SC-Source"/>
        <w:rPr>
          <w:ins w:id="51" w:author="Stephen Klosterman" w:date="2020-11-05T21:43:00Z"/>
        </w:rPr>
        <w:pPrChange w:id="52" w:author="Stephen Klosterman" w:date="2020-11-05T21:43:00Z">
          <w:pPr>
            <w:pStyle w:val="P-Regular"/>
          </w:pPr>
        </w:pPrChange>
      </w:pPr>
      <w:ins w:id="53" w:author="Stephen Klosterman" w:date="2020-11-05T21:43:00Z">
        <w:r w:rsidRPr="000E5788">
          <w:t xml:space="preserve">                   'EDUCATION_CAT',</w:t>
        </w:r>
      </w:ins>
    </w:p>
    <w:p w14:paraId="058F4439" w14:textId="77777777" w:rsidR="000E5788" w:rsidRPr="000E5788" w:rsidRDefault="000E5788">
      <w:pPr>
        <w:pStyle w:val="SC-Source"/>
        <w:rPr>
          <w:ins w:id="54" w:author="Stephen Klosterman" w:date="2020-11-05T21:43:00Z"/>
        </w:rPr>
        <w:pPrChange w:id="55" w:author="Stephen Klosterman" w:date="2020-11-05T21:43:00Z">
          <w:pPr>
            <w:pStyle w:val="P-Regular"/>
          </w:pPr>
        </w:pPrChange>
      </w:pPr>
      <w:ins w:id="56" w:author="Stephen Klosterman" w:date="2020-11-05T21:43:00Z">
        <w:r w:rsidRPr="000E5788">
          <w:lastRenderedPageBreak/>
          <w:t xml:space="preserve">                   'graduate school', 'high school', 'none',</w:t>
        </w:r>
      </w:ins>
    </w:p>
    <w:p w14:paraId="2497048D" w14:textId="6438F69A" w:rsidR="006A219A" w:rsidDel="000E5788" w:rsidRDefault="000E5788">
      <w:pPr>
        <w:pStyle w:val="SC-Source"/>
        <w:rPr>
          <w:del w:id="57" w:author="Stephen Klosterman" w:date="2020-11-05T21:43:00Z"/>
        </w:rPr>
      </w:pPr>
      <w:ins w:id="58" w:author="Stephen Klosterman" w:date="2020-11-05T21:43:00Z">
        <w:r w:rsidRPr="000E5788">
          <w:t xml:space="preserve">                   'others', 'university']</w:t>
        </w:r>
      </w:ins>
      <w:commentRangeEnd w:id="46"/>
      <w:r w:rsidR="007C6387">
        <w:rPr>
          <w:rStyle w:val="CommentReference"/>
          <w:rFonts w:cs="Arial"/>
        </w:rPr>
        <w:commentReference w:id="46"/>
      </w:r>
      <w:del w:id="59" w:author="Stephen Klosterman" w:date="2020-11-05T21:43:00Z">
        <w:r w:rsidR="006A219A" w:rsidDel="000E5788">
          <w:delText>items_to_remove = ['ID', 'SEX', 'PAY_2', 'PAY_3', 'PAY_4', 'PAY_5', 'PAY_6',</w:delText>
        </w:r>
      </w:del>
    </w:p>
    <w:p w14:paraId="50965895" w14:textId="47C48AFB" w:rsidR="006A219A" w:rsidDel="000E5788" w:rsidRDefault="006A219A">
      <w:pPr>
        <w:pStyle w:val="SC-Source"/>
        <w:rPr>
          <w:del w:id="60" w:author="Stephen Klosterman" w:date="2020-11-05T21:43:00Z"/>
        </w:rPr>
      </w:pPr>
      <w:del w:id="61" w:author="Stephen Klosterman" w:date="2020-11-05T21:43:00Z">
        <w:r w:rsidDel="000E5788">
          <w:delText xml:space="preserve">                   'EDUCATION_CAT', 'graduate school', 'high school', 'none',</w:delText>
        </w:r>
      </w:del>
    </w:p>
    <w:p w14:paraId="32D13149" w14:textId="5A148743" w:rsidR="006A219A" w:rsidRDefault="006A219A">
      <w:pPr>
        <w:pStyle w:val="SC-Source"/>
      </w:pPr>
      <w:del w:id="62" w:author="Stephen Klosterman" w:date="2020-11-05T21:43:00Z">
        <w:r w:rsidDel="000E5788">
          <w:delText xml:space="preserve">                   'others', 'university']</w:delText>
        </w:r>
      </w:del>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Pr>
          <w:rStyle w:val="P-Keywor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093A48D7" w14:textId="1C091C80" w:rsidR="008F0CAC" w:rsidRDefault="008F0CAC" w:rsidP="006A219A">
      <w:pPr>
        <w:pStyle w:val="P-Regular"/>
      </w:pPr>
    </w:p>
    <w:p w14:paraId="24971D6A" w14:textId="545026DA" w:rsidR="008F0CAC" w:rsidRDefault="008F0CAC" w:rsidP="006A219A">
      <w:pPr>
        <w:pStyle w:val="P-Regular"/>
      </w:pPr>
    </w:p>
    <w:p w14:paraId="21EF4DA4" w14:textId="1AF9C633" w:rsidR="008F0CAC" w:rsidDel="00722306" w:rsidRDefault="008F0CAC" w:rsidP="006A219A">
      <w:pPr>
        <w:pStyle w:val="P-Regular"/>
        <w:rPr>
          <w:del w:id="63" w:author="Stephen Klosterman" w:date="2020-11-05T21:50:00Z"/>
        </w:rPr>
      </w:pPr>
      <w:commentRangeStart w:id="64"/>
      <w:r>
        <w:rPr>
          <w:noProof/>
        </w:rPr>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64"/>
      <w:r w:rsidR="007C6387">
        <w:rPr>
          <w:rStyle w:val="CommentReference"/>
        </w:rPr>
        <w:commentReference w:id="64"/>
      </w:r>
    </w:p>
    <w:p w14:paraId="17580810" w14:textId="77777777" w:rsidR="006A219A" w:rsidRDefault="006A219A" w:rsidP="006A219A">
      <w:pPr>
        <w:pStyle w:val="P-Regular"/>
      </w:pP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042E94CB" w14:textId="77777777" w:rsidR="006A219A" w:rsidDel="00722306" w:rsidRDefault="006A219A" w:rsidP="006A219A">
      <w:pPr>
        <w:pStyle w:val="P-Regular"/>
        <w:rPr>
          <w:del w:id="65" w:author="Stephen Klosterman" w:date="2020-11-05T21:50:00Z"/>
        </w:rP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24AF68BD" w14:textId="7851D22E" w:rsidR="008F0CAC" w:rsidRDefault="008F0CAC" w:rsidP="006A219A">
      <w:pPr>
        <w:pStyle w:val="P-Regular"/>
      </w:pPr>
    </w:p>
    <w:p w14:paraId="75F91F66" w14:textId="2486F119" w:rsidR="008F0CAC" w:rsidRDefault="008F0CAC" w:rsidP="006A219A">
      <w:pPr>
        <w:pStyle w:val="P-Regular"/>
      </w:pPr>
      <w:commentRangeStart w:id="66"/>
      <w:r>
        <w:rPr>
          <w:noProof/>
        </w:rPr>
        <w:lastRenderedPageBreak/>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66"/>
      <w:r w:rsidR="007C6387">
        <w:rPr>
          <w:rStyle w:val="CommentReference"/>
        </w:rPr>
        <w:commentReference w:id="66"/>
      </w:r>
    </w:p>
    <w:p w14:paraId="75A070DD" w14:textId="77777777" w:rsidR="006A219A" w:rsidRDefault="006A219A" w:rsidP="006A219A">
      <w:pPr>
        <w:pStyle w:val="IMG-Caption"/>
      </w:pPr>
      <w:r>
        <w:t>Figure 3.3: Using a list comprehension to prune down the column names</w:t>
      </w:r>
    </w:p>
    <w:p w14:paraId="2716BA8F" w14:textId="77777777"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like list comprehensions is one of the reasons for the popularity of Python.</w:t>
      </w:r>
    </w:p>
    <w:p w14:paraId="22B44054" w14:textId="44F8AC64" w:rsidR="008F0CAC" w:rsidRDefault="008F0CAC" w:rsidP="006A219A">
      <w:pPr>
        <w:pStyle w:val="P-Callout"/>
      </w:pPr>
      <w:r>
        <w:t>Note</w:t>
      </w:r>
    </w:p>
    <w:p w14:paraId="484ACEF9" w14:textId="4BAC0E7A" w:rsidR="006A219A" w:rsidRDefault="006A219A" w:rsidP="006A219A">
      <w:pPr>
        <w:pStyle w:val="P-Callout"/>
      </w:pPr>
      <w:r>
        <w:t>The Python documentation (</w:t>
      </w:r>
      <w:hyperlink r:id="rId18" w:history="1">
        <w:r>
          <w:rPr>
            <w:rStyle w:val="Hyperlink"/>
            <w:color w:val="000000"/>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355F970D" w14:textId="10F78356" w:rsidR="006A219A" w:rsidDel="00722306" w:rsidRDefault="006A219A" w:rsidP="006A219A">
      <w:pPr>
        <w:pStyle w:val="P-Regular"/>
        <w:rPr>
          <w:del w:id="67" w:author="Stephen Klosterman" w:date="2020-11-05T21:52:00Z"/>
        </w:rPr>
      </w:pPr>
      <w:r>
        <w:t xml:space="preserve">Now we are ready to create our correlation plot. Underlying a correlation plot is a </w:t>
      </w:r>
      <w:r>
        <w:rPr>
          <w:rStyle w:val="P-Keyword"/>
        </w:rPr>
        <w:t>correlation matrix</w:t>
      </w:r>
      <w:r>
        <w:t xml:space="preserve">, which we must calculate first. pandas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Pr>
          <w:rStyle w:val="P-Keyword"/>
        </w:rPr>
        <w:t>linear correlation</w:t>
      </w:r>
      <w:r>
        <w:t xml:space="preserve">, also known as </w:t>
      </w:r>
      <w:r>
        <w:rPr>
          <w:rStyle w:val="P-Keyword"/>
        </w:rPr>
        <w:t>Pearson correlation</w:t>
      </w:r>
      <w:r>
        <w:t>. Pearson correlation is used to measure the strength and direction (that is, positive or negative) of the linear relationship between two variables:</w:t>
      </w:r>
    </w:p>
    <w:p w14:paraId="7E29FFA5" w14:textId="2C414AA3" w:rsidR="008F0CAC" w:rsidRDefault="008F0CAC" w:rsidP="006A219A">
      <w:pPr>
        <w:pStyle w:val="P-Regular"/>
      </w:pPr>
    </w:p>
    <w:p w14:paraId="5FD9260E" w14:textId="7D49BD7E" w:rsidR="008F0CAC" w:rsidRDefault="008F0CAC" w:rsidP="006A219A">
      <w:pPr>
        <w:pStyle w:val="P-Regular"/>
      </w:pPr>
      <w:commentRangeStart w:id="68"/>
      <w:r>
        <w:rPr>
          <w:noProof/>
        </w:rPr>
        <w:lastRenderedPageBreak/>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68"/>
      <w:r w:rsidR="007C6387">
        <w:rPr>
          <w:rStyle w:val="CommentReference"/>
        </w:rPr>
        <w:commentReference w:id="68"/>
      </w:r>
    </w:p>
    <w:p w14:paraId="2F32A025" w14:textId="77777777" w:rsidR="006A219A" w:rsidRDefault="006A219A" w:rsidP="006A219A">
      <w:pPr>
        <w:pStyle w:val="IMG-Caption"/>
      </w:pPr>
      <w:r>
        <w:t>Figure 3.4: First five rows and columns of the correlation matrix</w:t>
      </w:r>
    </w:p>
    <w:p w14:paraId="44367DCA" w14:textId="40E995CB" w:rsidR="006A219A" w:rsidRDefault="006A219A" w:rsidP="006A219A">
      <w:pPr>
        <w:pStyle w:val="P-Regular"/>
      </w:pPr>
      <w:r>
        <w:t xml:space="preserve">After creating the correlation matrix, </w:t>
      </w:r>
      <w:del w:id="69" w:author="Stephen Klosterman" w:date="2020-11-05T21:54:00Z">
        <w:r w:rsidDel="00722306">
          <w:delText xml:space="preserve">you should </w:delText>
        </w:r>
      </w:del>
      <w:r>
        <w:t xml:space="preserve">notice that the row and column names are the same. Then, for each possible comparison between all pairs of features, as well as all features and the response, which we can't </w:t>
      </w:r>
      <w:ins w:id="70" w:author="Stephen Klosterman" w:date="2020-11-05T21:56:00Z">
        <w:r w:rsidR="004E1D8E">
          <w:t xml:space="preserve">yet </w:t>
        </w:r>
      </w:ins>
      <w:r>
        <w:t>see</w:t>
      </w:r>
      <w:del w:id="71" w:author="Stephen Klosterman" w:date="2020-11-05T21:56:00Z">
        <w:r w:rsidDel="004E1D8E">
          <w:delText xml:space="preserve"> yet</w:delText>
        </w:r>
      </w:del>
      <w:r>
        <w:t xml:space="preserve"> here in the first five rows and columns, there is a number. This number is called the </w:t>
      </w:r>
      <w:r>
        <w:rPr>
          <w:rStyle w:val="P-Bold"/>
        </w:rPr>
        <w:t>correlation</w:t>
      </w:r>
      <w:r>
        <w:t xml:space="preserve"> between these two columns. </w:t>
      </w:r>
      <w:del w:id="72" w:author="Stephen Klosterman" w:date="2020-11-05T21:54:00Z">
        <w:r w:rsidDel="00722306">
          <w:delText>You should notice that a</w:delText>
        </w:r>
      </w:del>
      <w:ins w:id="73" w:author="Stephen Klosterman" w:date="2020-11-05T21:54:00Z">
        <w:r w:rsidR="00722306">
          <w:t>A</w:t>
        </w:r>
      </w:ins>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ins w:id="74" w:author="Stephen Klosterman" w:date="2021-01-10T20:29:00Z">
        <w:r w:rsidR="00607D04">
          <w:t xml:space="preserve"> (please see the notebook on </w:t>
        </w:r>
        <w:proofErr w:type="spellStart"/>
        <w:r w:rsidR="00607D04">
          <w:t>github</w:t>
        </w:r>
        <w:proofErr w:type="spellEnd"/>
        <w:r w:rsidR="00607D04">
          <w:t xml:space="preserve"> for a color figure</w:t>
        </w:r>
      </w:ins>
      <w:ins w:id="75" w:author="Stephen Klosterman" w:date="2021-01-10T20:30:00Z">
        <w:r w:rsidR="0006271E">
          <w:t xml:space="preserve"> if you’re reading in black and white</w:t>
        </w:r>
        <w:r w:rsidR="00607D04">
          <w:t>; it’s necessary here)</w:t>
        </w:r>
      </w:ins>
      <w:r>
        <w:t>:</w:t>
      </w:r>
    </w:p>
    <w:p w14:paraId="798479C2" w14:textId="77777777" w:rsidR="006A219A" w:rsidRDefault="006A219A" w:rsidP="006A219A">
      <w:pPr>
        <w:pStyle w:val="SC-Source"/>
      </w:pPr>
      <w:commentRangeStart w:id="76"/>
      <w:proofErr w:type="spellStart"/>
      <w:r>
        <w:t>sns.heatmap</w:t>
      </w:r>
      <w:proofErr w:type="spellEnd"/>
      <w:r>
        <w:t>(</w:t>
      </w:r>
      <w:proofErr w:type="spellStart"/>
      <w:r>
        <w:t>corr</w:t>
      </w:r>
      <w:proofErr w:type="spellEnd"/>
      <w:r>
        <w:t xml:space="preserve">, </w:t>
      </w:r>
    </w:p>
    <w:p w14:paraId="6A3FFD56" w14:textId="77777777" w:rsidR="006A219A" w:rsidRDefault="006A219A" w:rsidP="006A219A">
      <w:pPr>
        <w:pStyle w:val="SC-Source"/>
      </w:pPr>
      <w:r>
        <w:t xml:space="preserve">            </w:t>
      </w:r>
      <w:proofErr w:type="spellStart"/>
      <w:r>
        <w:t>xticklabels</w:t>
      </w:r>
      <w:proofErr w:type="spellEnd"/>
      <w:r>
        <w:t>=</w:t>
      </w:r>
      <w:proofErr w:type="spellStart"/>
      <w:r>
        <w:t>corr.columns.values</w:t>
      </w:r>
      <w:proofErr w:type="spellEnd"/>
      <w:r>
        <w:t>,</w:t>
      </w:r>
    </w:p>
    <w:p w14:paraId="33E6C1CE" w14:textId="77777777" w:rsidR="006A219A" w:rsidRDefault="006A219A" w:rsidP="006A219A">
      <w:pPr>
        <w:pStyle w:val="SC-Source"/>
      </w:pPr>
      <w:r>
        <w:t xml:space="preserve">            </w:t>
      </w:r>
      <w:proofErr w:type="spellStart"/>
      <w:r>
        <w:t>yticklabels</w:t>
      </w:r>
      <w:proofErr w:type="spellEnd"/>
      <w:r>
        <w:t>=</w:t>
      </w:r>
      <w:proofErr w:type="spellStart"/>
      <w:r>
        <w:t>corr.columns.values</w:t>
      </w:r>
      <w:proofErr w:type="spellEnd"/>
      <w:r>
        <w:t>,</w:t>
      </w:r>
    </w:p>
    <w:p w14:paraId="36A5D573" w14:textId="77777777" w:rsidR="006A219A" w:rsidRDefault="006A219A" w:rsidP="006A219A">
      <w:pPr>
        <w:pStyle w:val="SC-Source"/>
      </w:pPr>
      <w:r>
        <w:t xml:space="preserve">            center=0)</w:t>
      </w:r>
      <w:commentRangeEnd w:id="76"/>
      <w:r w:rsidR="007C6387">
        <w:rPr>
          <w:rStyle w:val="CommentReference"/>
          <w:rFonts w:cs="Arial"/>
        </w:rPr>
        <w:commentReference w:id="76"/>
      </w:r>
    </w:p>
    <w:p w14:paraId="12FA7FE9" w14:textId="0F456AF8" w:rsidR="006A219A" w:rsidRDefault="006A219A" w:rsidP="006A219A">
      <w:pPr>
        <w:pStyle w:val="P-Regular"/>
      </w:pPr>
      <w:r>
        <w:rPr>
          <w:noProof/>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0F1E1C90" w:rsidR="006A219A" w:rsidRDefault="006A219A" w:rsidP="006A219A">
      <w:pPr>
        <w:pStyle w:val="P-Regular"/>
      </w:pPr>
      <w:r>
        <w:t xml:space="preserve">The Seaborn </w:t>
      </w:r>
      <w:r>
        <w:rPr>
          <w:rStyle w:val="P-Code"/>
        </w:rPr>
        <w:t>heatmap</w:t>
      </w:r>
      <w:r>
        <w:t xml:space="preserve"> makes an obvious visualization of the correlation matrix, according to the color scale on the right of </w:t>
      </w:r>
      <w:r>
        <w:rPr>
          <w:rStyle w:val="P-Italics"/>
        </w:rPr>
        <w:t>Figure 3.5</w:t>
      </w:r>
      <w:r>
        <w:t xml:space="preserve">, which is called a </w:t>
      </w:r>
      <w:proofErr w:type="spellStart"/>
      <w:r w:rsidRPr="004E1D8E">
        <w:rPr>
          <w:rStyle w:val="P-Bold"/>
          <w:rPrChange w:id="77" w:author="Stephen Klosterman" w:date="2020-11-05T22:01:00Z">
            <w:rPr>
              <w:rStyle w:val="P-Code"/>
            </w:rPr>
          </w:rPrChange>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x and y axes, which are the features and response names, and indicated that the </w:t>
      </w:r>
      <w:r w:rsidRPr="004E1D8E">
        <w:rPr>
          <w:rStyle w:val="P-Code"/>
          <w:rPrChange w:id="78" w:author="Stephen Klosterman" w:date="2020-11-05T21:58:00Z">
            <w:rPr/>
          </w:rPrChange>
        </w:rPr>
        <w:t>center</w:t>
      </w:r>
      <w:r>
        <w:t xml:space="preserve"> of</w:t>
      </w:r>
      <w:ins w:id="79" w:author="Stephen Klosterman" w:date="2020-11-05T21:59:00Z">
        <w:r w:rsidR="004E1D8E">
          <w:t xml:space="preserve"> the</w:t>
        </w:r>
      </w:ins>
      <w:r>
        <w:t xml:space="preserve"> </w:t>
      </w:r>
      <w:proofErr w:type="spellStart"/>
      <w:r w:rsidRPr="004E1D8E">
        <w:rPr>
          <w:rPrChange w:id="80" w:author="Stephen Klosterman" w:date="2020-11-05T22:01:00Z">
            <w:rPr>
              <w:rStyle w:val="P-Code"/>
            </w:rPr>
          </w:rPrChange>
        </w:rPr>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6F2B2A6B" w:rsidR="006A219A" w:rsidRDefault="006A219A" w:rsidP="006A219A">
      <w:pPr>
        <w:pStyle w:val="P-Regular"/>
      </w:pPr>
      <w:del w:id="81" w:author="Stephen Klosterman" w:date="2020-11-05T22:02:00Z">
        <w:r w:rsidDel="00552C3B">
          <w:delText>The correlation plot shows us</w:delText>
        </w:r>
      </w:del>
      <w:ins w:id="82" w:author="Stephen Klosterman" w:date="2020-11-05T22:02:00Z">
        <w:r w:rsidR="00552C3B">
          <w:t>To see correlation with the response variable</w:t>
        </w:r>
      </w:ins>
      <w:r>
        <w:t xml:space="preserve">, </w:t>
      </w:r>
      <w:ins w:id="83" w:author="Stephen Klosterman" w:date="2020-11-05T22:02:00Z">
        <w:r w:rsidR="00552C3B">
          <w:t xml:space="preserve">we look </w:t>
        </w:r>
      </w:ins>
      <w:r>
        <w:t>along the bottom row</w:t>
      </w:r>
      <w:ins w:id="84" w:author="Stephen Klosterman" w:date="2020-11-05T22:02:00Z">
        <w:r w:rsidR="00552C3B">
          <w:t xml:space="preserve">, </w:t>
        </w:r>
      </w:ins>
      <w:del w:id="85" w:author="Stephen Klosterman" w:date="2020-11-05T22:02:00Z">
        <w:r w:rsidDel="00552C3B">
          <w:delText xml:space="preserve"> (</w:delText>
        </w:r>
      </w:del>
      <w:r>
        <w:t>or</w:t>
      </w:r>
      <w:ins w:id="86" w:author="Stephen Klosterman" w:date="2020-11-05T22:02:00Z">
        <w:r w:rsidR="00552C3B">
          <w:t xml:space="preserve"> equivalently the</w:t>
        </w:r>
      </w:ins>
      <w:r>
        <w:t xml:space="preserve"> last column</w:t>
      </w:r>
      <w:del w:id="87" w:author="Stephen Klosterman" w:date="2020-11-05T22:02:00Z">
        <w:r w:rsidDel="00552C3B">
          <w:delText>),</w:delText>
        </w:r>
      </w:del>
      <w:ins w:id="88" w:author="Stephen Klosterman" w:date="2020-11-05T22:02:00Z">
        <w:r w:rsidR="00552C3B">
          <w:t>. Here we see</w:t>
        </w:r>
      </w:ins>
      <w:r>
        <w:t xml:space="preserve"> that the </w:t>
      </w:r>
      <w:r>
        <w:rPr>
          <w:rStyle w:val="P-Code"/>
        </w:rPr>
        <w:t>PAY_1</w:t>
      </w:r>
      <w:r>
        <w:t xml:space="preserve"> feature is probably the most strongly correlated feature to the response variable. We can also see that a number of features are highly correlated to each other, in particular the </w:t>
      </w:r>
      <w:r>
        <w:rPr>
          <w:rStyle w:val="P-Code"/>
        </w:rPr>
        <w:t>BILL_AMT</w:t>
      </w:r>
      <w:r>
        <w:t xml:space="preserve"> features. We will talk in the next chapter about the importance of features that are correlated with each other; this is important to know about for certain models such as logistic regression, that make assumptions about the correlations between features. For now, we take the observation that </w:t>
      </w:r>
      <w:r>
        <w:rPr>
          <w:rStyle w:val="P-Code"/>
        </w:rPr>
        <w:t>PAY_1</w:t>
      </w:r>
      <w:r>
        <w:t xml:space="preserve"> is likely going to be the best, most predictive feature for our model. The other feature that looks like it may be important is </w:t>
      </w:r>
      <w:r>
        <w:rPr>
          <w:rStyle w:val="P-Code"/>
        </w:rPr>
        <w:t>LIMIT_BAL</w:t>
      </w:r>
      <w:r>
        <w:t xml:space="preserve">, which is negatively correlated. Depending on how astute your vision is, only these two really appear to be any color other than black (meaning 0 correlation), in the bottom row of </w:t>
      </w:r>
      <w:r>
        <w:rPr>
          <w:rStyle w:val="P-Italics"/>
        </w:rPr>
        <w:t>Figure 3.5</w:t>
      </w:r>
      <w:r>
        <w:t>.</w:t>
      </w:r>
    </w:p>
    <w:p w14:paraId="2D4435AE" w14:textId="027637C3" w:rsidR="006A219A" w:rsidRDefault="006A219A" w:rsidP="006A219A">
      <w:pPr>
        <w:pStyle w:val="P-Regular"/>
      </w:pPr>
      <w:r>
        <w:lastRenderedPageBreak/>
        <w:t xml:space="preserve">What is linear correlation, mathematically speaking? If you've taken basic statistics, you are likely familiar with linear correlation already.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(lowercase Greek letter "rho") is defined as the following:</w:t>
      </w:r>
    </w:p>
    <w:p w14:paraId="0C45EC30" w14:textId="55FBB7DF" w:rsidR="008F0CAC" w:rsidDel="004E1D8E" w:rsidRDefault="008F0CAC" w:rsidP="006A219A">
      <w:pPr>
        <w:pStyle w:val="P-Regular"/>
        <w:rPr>
          <w:del w:id="89" w:author="Stephen Klosterman" w:date="2020-11-05T22:00:00Z"/>
        </w:rPr>
      </w:pPr>
    </w:p>
    <w:p w14:paraId="3ECDF25C" w14:textId="7DD781B8" w:rsidR="008F0CAC" w:rsidRDefault="008F0CAC" w:rsidP="006A219A">
      <w:pPr>
        <w:pStyle w:val="P-Regular"/>
      </w:pPr>
    </w:p>
    <w:p w14:paraId="4F9868ED" w14:textId="45074960" w:rsidR="008F0CAC" w:rsidDel="004E1D8E" w:rsidRDefault="008F0CAC" w:rsidP="006A219A">
      <w:pPr>
        <w:pStyle w:val="P-Regular"/>
        <w:rPr>
          <w:del w:id="90" w:author="Stephen Klosterman" w:date="2020-11-05T22:00:00Z"/>
        </w:rPr>
      </w:pPr>
      <w:r>
        <w:rPr>
          <w:noProof/>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CCC10D4" w14:textId="77777777" w:rsidR="006A219A" w:rsidRDefault="006A219A" w:rsidP="006A219A">
      <w:pPr>
        <w:pStyle w:val="P-Regular"/>
      </w:pPr>
    </w:p>
    <w:p w14:paraId="2BAE6CD5" w14:textId="77777777" w:rsidR="006A219A" w:rsidRDefault="006A219A" w:rsidP="006A219A">
      <w:pPr>
        <w:pStyle w:val="IMG-Caption"/>
      </w:pPr>
      <w:r>
        <w:t>Figure 3.6: Linear correlation equation</w:t>
      </w:r>
    </w:p>
    <w:p w14:paraId="5D91FCB9" w14:textId="7237769C" w:rsidR="006A219A" w:rsidRDefault="006A219A" w:rsidP="006A219A">
      <w:pPr>
        <w:pStyle w:val="P-Regular"/>
        <w:rPr>
          <w:rStyle w:val="P-Italics"/>
        </w:rPr>
      </w:pPr>
      <w:r>
        <w:t xml:space="preserve">This equation describes the </w:t>
      </w:r>
      <w:r>
        <w:rPr>
          <w:rStyle w:val="P-Bold"/>
        </w:rPr>
        <w:t>expected value</w:t>
      </w:r>
      <w:r>
        <w:t xml:space="preserve"> (</w:t>
      </w:r>
      <w:r w:rsidRPr="00FB4038">
        <w:rPr>
          <w:rStyle w:val="P-Italics"/>
          <w:rPrChange w:id="91" w:author="Stephen Klosterman" w:date="2020-11-05T22:05:00Z">
            <w:rPr/>
          </w:rPrChange>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ins w:id="92" w:author="Stephen Klosterman" w:date="2020-11-05T22:05:00Z">
        <w:r w:rsidR="00FB4038">
          <w:t xml:space="preserve"> for </w:t>
        </w:r>
        <w:r w:rsidR="00FB4038" w:rsidRPr="00FB4038">
          <w:rPr>
            <w:rStyle w:val="P-Italics"/>
            <w:rPrChange w:id="93" w:author="Stephen Klosterman" w:date="2020-11-05T22:05:00Z">
              <w:rPr/>
            </w:rPrChange>
          </w:rPr>
          <w:t>E</w:t>
        </w:r>
      </w:ins>
      <w:r>
        <w:t xml:space="preserve"> is taken over pairs of </w:t>
      </w:r>
      <w:r>
        <w:rPr>
          <w:rStyle w:val="P-Italics"/>
        </w:rPr>
        <w:t>X</w:t>
      </w:r>
      <w:r>
        <w:t xml:space="preserve">, </w:t>
      </w:r>
      <w:r>
        <w:rPr>
          <w:rStyle w:val="P-Italics"/>
        </w:rPr>
        <w:t>Y</w:t>
      </w:r>
      <w:r>
        <w:t xml:space="preserve"> values. You can imagine that if</w:t>
      </w:r>
      <w:ins w:id="94" w:author="Stephen Klosterman" w:date="2020-11-05T22:05:00Z">
        <w:r w:rsidR="00871E75">
          <w:t>,</w:t>
        </w:r>
      </w:ins>
      <w:r>
        <w:t xml:space="preserve"> when </w:t>
      </w:r>
      <w:r>
        <w:rPr>
          <w:rStyle w:val="P-Italics"/>
        </w:rPr>
        <w:t>X</w:t>
      </w:r>
      <w:r>
        <w:t xml:space="preserve"> is relatively large </w:t>
      </w:r>
      <w:del w:id="95" w:author="Stephen Klosterman" w:date="2020-11-05T22:07:00Z">
        <w:r w:rsidDel="00871E75">
          <w:delText>(</w:delText>
        </w:r>
      </w:del>
      <w:r>
        <w:t>compared to its mean</w:t>
      </w:r>
      <w:ins w:id="96" w:author="Stephen Klosterman" w:date="2020-11-05T22:06:00Z">
        <w:r w:rsidR="00871E75">
          <w:t xml:space="preserve"> </w:t>
        </w:r>
        <w:r w:rsidR="00871E75">
          <w:rPr>
            <w:rStyle w:val="P-Italics"/>
          </w:rPr>
          <w:t>µ</w:t>
        </w:r>
        <w:r w:rsidR="00871E75">
          <w:rPr>
            <w:rStyle w:val="P-Italics"/>
            <w:vertAlign w:val="subscript"/>
          </w:rPr>
          <w:t>x</w:t>
        </w:r>
      </w:ins>
      <w:del w:id="97" w:author="Stephen Klosterman" w:date="2020-11-05T22:07:00Z">
        <w:r w:rsidDel="00871E75">
          <w:delText>)</w:delText>
        </w:r>
      </w:del>
      <w:r>
        <w:t xml:space="preserve">, </w:t>
      </w:r>
      <w:r>
        <w:rPr>
          <w:rStyle w:val="P-Italics"/>
        </w:rPr>
        <w:t>Y</w:t>
      </w:r>
      <w:r>
        <w:t xml:space="preserve"> also tends to be </w:t>
      </w:r>
      <w:ins w:id="98" w:author="Stephen Klosterman" w:date="2020-11-05T22:07:00Z">
        <w:r w:rsidR="00871E75">
          <w:t xml:space="preserve">similarly </w:t>
        </w:r>
      </w:ins>
      <w:r>
        <w:t xml:space="preserve">large, </w:t>
      </w:r>
      <w:del w:id="99" w:author="Stephen Klosterman" w:date="2020-11-05T22:07:00Z">
        <w:r w:rsidDel="00871E75">
          <w:delText xml:space="preserve">and similarly </w:delText>
        </w:r>
        <w:r w:rsidDel="00871E75">
          <w:rPr>
            <w:rStyle w:val="P-Italics"/>
          </w:rPr>
          <w:delText>Y</w:delText>
        </w:r>
        <w:r w:rsidDel="00871E75">
          <w:delText xml:space="preserve"> tends to be small when </w:delText>
        </w:r>
        <w:r w:rsidDel="00871E75">
          <w:rPr>
            <w:rStyle w:val="P-Italics"/>
          </w:rPr>
          <w:delText>X</w:delText>
        </w:r>
        <w:r w:rsidDel="00871E75">
          <w:delText xml:space="preserve"> is small, </w:delText>
        </w:r>
      </w:del>
      <w:r>
        <w:t xml:space="preserve">then the terms of the multiplication in the numerator will </w:t>
      </w:r>
      <w:ins w:id="100" w:author="Stephen Klosterman" w:date="2020-11-07T15:43:00Z">
        <w:r w:rsidR="00D040D3">
          <w:t xml:space="preserve">both </w:t>
        </w:r>
      </w:ins>
      <w:r>
        <w:t>tend</w:t>
      </w:r>
      <w:ins w:id="101" w:author="Stephen Klosterman" w:date="2020-11-07T15:43:00Z">
        <w:r w:rsidR="00D040D3">
          <w:t xml:space="preserve"> to</w:t>
        </w:r>
      </w:ins>
      <w:r>
        <w:t xml:space="preserve"> </w:t>
      </w:r>
      <w:del w:id="102" w:author="Stephen Klosterman" w:date="2020-11-05T22:08:00Z">
        <w:r w:rsidDel="00871E75">
          <w:delText xml:space="preserve">to either be </w:delText>
        </w:r>
      </w:del>
      <w:del w:id="103" w:author="Stephen Klosterman" w:date="2020-11-07T15:43:00Z">
        <w:r w:rsidDel="00D040D3">
          <w:delText>both</w:delText>
        </w:r>
      </w:del>
      <w:ins w:id="104" w:author="Stephen Klosterman" w:date="2020-11-05T22:08:00Z">
        <w:r w:rsidR="00871E75">
          <w:t>be</w:t>
        </w:r>
      </w:ins>
      <w:r>
        <w:t xml:space="preserve"> positive</w:t>
      </w:r>
      <w:del w:id="105" w:author="Stephen Klosterman" w:date="2020-11-05T22:08:00Z">
        <w:r w:rsidDel="00871E75">
          <w:delText xml:space="preserve"> or both negative</w:delText>
        </w:r>
      </w:del>
      <w:r>
        <w:t xml:space="preserve">, leading to a positive product and </w:t>
      </w:r>
      <w:r>
        <w:rPr>
          <w:rStyle w:val="P-Bold"/>
        </w:rPr>
        <w:t>positive correlation</w:t>
      </w:r>
      <w:r>
        <w:t xml:space="preserve"> after the expected value</w:t>
      </w:r>
      <w:ins w:id="106" w:author="Stephen Klosterman" w:date="2020-11-05T22:08:00Z">
        <w:r w:rsidR="00871E75">
          <w:t xml:space="preserve"> </w:t>
        </w:r>
        <w:r w:rsidR="00871E75" w:rsidRPr="00871E75">
          <w:rPr>
            <w:rStyle w:val="P-Italics"/>
            <w:rPrChange w:id="107" w:author="Stephen Klosterman" w:date="2020-11-05T22:08:00Z">
              <w:rPr/>
            </w:rPrChange>
          </w:rPr>
          <w:t>E</w:t>
        </w:r>
      </w:ins>
      <w:r>
        <w:t xml:space="preserve"> is taken. </w:t>
      </w:r>
      <w:ins w:id="108" w:author="Stephen Klosterman" w:date="2020-11-05T22:08:00Z">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w:t>
        </w:r>
      </w:ins>
      <w:ins w:id="109" w:author="Stephen Klosterman" w:date="2020-11-05T22:09:00Z">
        <w:r w:rsidR="00871E75">
          <w:t>both terms in the numerator will be negative and again lead to positive correlation.</w:t>
        </w:r>
      </w:ins>
      <w:ins w:id="110" w:author="Stephen Klosterman" w:date="2020-11-05T22:08:00Z">
        <w:r w:rsidR="00871E75">
          <w:t xml:space="preserve"> </w:t>
        </w:r>
      </w:ins>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xml:space="preserve">. The denominator (product of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[-1, 1]. Because Pearson correlation is adjusted for the mean and standard deviation of the data, the actual values of the data are not so important as the relationship between </w:t>
      </w:r>
      <w:r>
        <w:rPr>
          <w:rStyle w:val="P-Italics"/>
        </w:rPr>
        <w:t>X</w:t>
      </w:r>
      <w:r>
        <w:t xml:space="preserve"> and </w:t>
      </w:r>
      <w:r>
        <w:rPr>
          <w:rStyle w:val="P-Italics"/>
        </w:rPr>
        <w:t>Y</w:t>
      </w:r>
      <w:r>
        <w:t xml:space="preserve">. </w:t>
      </w:r>
      <w:r>
        <w:rPr>
          <w:rStyle w:val="P-Italics"/>
        </w:rPr>
        <w:t>Stronger linear correlations are closer to 1 or -1. If there is no linear relation between X and Y, the correlation will be close to zero.</w:t>
      </w:r>
    </w:p>
    <w:p w14:paraId="44991AC6" w14:textId="06166BD6"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del w:id="111" w:author="Stephen Klosterman" w:date="2020-11-07T15:47:00Z">
        <w:r w:rsidDel="00D040D3">
          <w:delText xml:space="preserve">our </w:delText>
        </w:r>
      </w:del>
      <w:ins w:id="112" w:author="Stephen Klosterman" w:date="2020-11-07T15:47:00Z">
        <w:r w:rsidR="00D040D3">
          <w:t xml:space="preserve">the case study </w:t>
        </w:r>
      </w:ins>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Introduction to Scikit-Learn and model evaluation</w:t>
      </w:r>
      <w:r>
        <w:t>. However, Pearson correlation can still accomplish the purpose of giving a quick idea of the potential usefulness of features. It is also conveniently available in software libraries such as pandas.</w:t>
      </w:r>
    </w:p>
    <w:p w14:paraId="40A50867" w14:textId="564B001B" w:rsidR="006A219A" w:rsidRDefault="006A219A" w:rsidP="006A219A">
      <w:pPr>
        <w:pStyle w:val="P-Regular"/>
      </w:pPr>
      <w:r>
        <w:t xml:space="preserve">In data science in general, you will find that certain widely used techniques may be applied to data that violates their formal statistical assumptions. It is important to be aware of the formal assumptions underlying </w:t>
      </w:r>
      <w:ins w:id="113" w:author="Stephen Klosterman" w:date="2020-11-05T22:13:00Z">
        <w:r w:rsidR="00BF0880">
          <w:t xml:space="preserve">analytical </w:t>
        </w:r>
      </w:ins>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4396B32E"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Pr>
          <w:rStyle w:val="P-Italics"/>
        </w:rPr>
        <w:t>x-</w:t>
      </w:r>
      <w:r>
        <w:t xml:space="preserve"> and </w:t>
      </w:r>
      <w:r>
        <w:rPr>
          <w:rStyle w:val="P-Italics"/>
        </w:rPr>
        <w:t>y-axes</w:t>
      </w:r>
      <w:r>
        <w:t xml:space="preserve"> are not labeled; this is because the location (mean) and standard deviation (scale) of data does not affect Pearson correlation, only the relationship between the variables, which can be discerned by plotting them together.</w:t>
      </w:r>
    </w:p>
    <w:p w14:paraId="0764B43F" w14:textId="3D6381C5" w:rsidR="008F0CAC" w:rsidRDefault="008F0CAC" w:rsidP="006A219A">
      <w:pPr>
        <w:pStyle w:val="P-Regular"/>
      </w:pPr>
    </w:p>
    <w:p w14:paraId="2D7634D7" w14:textId="2AD5E084" w:rsidR="008F0CAC" w:rsidRDefault="008F0CAC" w:rsidP="006A219A">
      <w:pPr>
        <w:pStyle w:val="P-Regular"/>
      </w:pPr>
      <w:commentRangeStart w:id="114"/>
      <w:commentRangeStart w:id="115"/>
      <w:commentRangeStart w:id="116"/>
    </w:p>
    <w:p w14:paraId="6A12FB92" w14:textId="3755F1A6" w:rsidR="008F0CAC" w:rsidRDefault="008F0CAC" w:rsidP="006A219A">
      <w:pPr>
        <w:pStyle w:val="P-Regular"/>
      </w:pPr>
      <w:r>
        <w:rPr>
          <w:noProof/>
        </w:rPr>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38525B47" w14:textId="77777777" w:rsidR="006A219A" w:rsidRDefault="006A219A" w:rsidP="006A219A">
      <w:pPr>
        <w:pStyle w:val="P-Regular"/>
      </w:pPr>
    </w:p>
    <w:p w14:paraId="4A848776" w14:textId="77777777" w:rsidR="006A219A" w:rsidRDefault="006A219A" w:rsidP="006A219A">
      <w:pPr>
        <w:pStyle w:val="IMG-Caption"/>
      </w:pPr>
      <w:r w:rsidRPr="00D040D3">
        <w:t>Figure 3.7: Scatterplots of the relation between example variables</w:t>
      </w:r>
      <w:commentRangeEnd w:id="114"/>
      <w:r w:rsidR="00620700">
        <w:rPr>
          <w:rStyle w:val="CommentReference"/>
          <w:b w:val="0"/>
        </w:rPr>
        <w:commentReference w:id="114"/>
      </w:r>
      <w:commentRangeEnd w:id="115"/>
      <w:r w:rsidR="00ED35BB">
        <w:rPr>
          <w:rStyle w:val="CommentReference"/>
          <w:b w:val="0"/>
        </w:rPr>
        <w:commentReference w:id="115"/>
      </w:r>
      <w:commentRangeEnd w:id="116"/>
      <w:r w:rsidR="00411E48">
        <w:rPr>
          <w:rStyle w:val="CommentReference"/>
          <w:b w:val="0"/>
        </w:rPr>
        <w:commentReference w:id="116"/>
      </w:r>
    </w:p>
    <w:p w14:paraId="594D9D72" w14:textId="77777777" w:rsidR="006A219A" w:rsidRDefault="006A219A" w:rsidP="006A219A">
      <w:pPr>
        <w:pStyle w:val="P-Regular"/>
      </w:pPr>
      <w:r>
        <w:t xml:space="preserve">For examples A and B, the actual Pearson correlations of these datasets are 0.96 and -0.97, respectively, according to the formula given previously. From looking at the plots, it's pretty clear that a correlation close to 1 or -1 has provided useful insight on the relationship between these variables. For example C, the correlation is 0.06. Correlation closer to 0 looks like an effective indication of the lack of an association here: the value of </w:t>
      </w:r>
      <w:r>
        <w:rPr>
          <w:rStyle w:val="P-Italics"/>
        </w:rPr>
        <w:t xml:space="preserve">Y </w:t>
      </w:r>
      <w:r>
        <w:t xml:space="preserve">doesn't really seem to have much to do with the value of </w:t>
      </w:r>
      <w:r>
        <w:rPr>
          <w:rStyle w:val="P-Italics"/>
        </w:rPr>
        <w:t>X</w:t>
      </w:r>
      <w:r>
        <w:t xml:space="preserve">. However, in example D, there is clearly some relationship between the variables. But the linear correlation is actually lower than the previous example, at 0.02! Here, </w:t>
      </w:r>
      <w:r>
        <w:rPr>
          <w:rStyle w:val="P-Italics"/>
        </w:rPr>
        <w:t>X</w:t>
      </w:r>
      <w:r>
        <w:t xml:space="preserve"> and </w:t>
      </w:r>
      <w:r>
        <w:rPr>
          <w:rStyle w:val="P-Italics"/>
        </w:rPr>
        <w:t>Y</w:t>
      </w:r>
      <w:r>
        <w:t xml:space="preserve"> tend to "move together" over smaller scales, but this is averaged out over all samples when linear correlation is calculated.</w:t>
      </w:r>
    </w:p>
    <w:p w14:paraId="119E079E" w14:textId="77777777"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scatterplot matrix</w:t>
      </w:r>
      <w:r>
        <w:t xml:space="preserve">. A scatterplot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7696ECC5" w14:textId="77777777" w:rsidR="006A219A" w:rsidRDefault="006A219A" w:rsidP="006A219A">
      <w:pPr>
        <w:pStyle w:val="H2-General"/>
      </w:pPr>
      <w:r>
        <w:t>F-test</w:t>
      </w:r>
    </w:p>
    <w:p w14:paraId="1706407F" w14:textId="77777777"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Pr>
          <w:rStyle w:val="P-Keyword"/>
        </w:rPr>
        <w:t>ANOVA F-test</w:t>
      </w:r>
      <w:r>
        <w:t xml:space="preserve">, available in scikit-learn as </w:t>
      </w:r>
      <w:proofErr w:type="spellStart"/>
      <w:r>
        <w:rPr>
          <w:rStyle w:val="P-Code"/>
        </w:rPr>
        <w:lastRenderedPageBreak/>
        <w:t>f_classif</w:t>
      </w:r>
      <w:proofErr w:type="spellEnd"/>
      <w:r>
        <w:t xml:space="preserve">. ANOVA stands for "analysis of variance". The ANOVA F-test can be contrasted with the </w:t>
      </w:r>
      <w:r>
        <w:rPr>
          <w:rStyle w:val="P-Keywor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77777777" w:rsidR="006A219A" w:rsidRDefault="006A219A" w:rsidP="006A219A">
      <w:pPr>
        <w:pStyle w:val="P-Regular"/>
      </w:pPr>
      <w:r>
        <w:t>We will do an ANOVA F-test using the candidate features for the case study data in the following exercise. You will see that the output consists of F-statistics, as well as p-values.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p-value corresponding to linear regression coefficients, logistic regression coefficients, and other measures.</w:t>
      </w:r>
    </w:p>
    <w:p w14:paraId="20A05927" w14:textId="34A2EC67" w:rsidR="006A219A" w:rsidRDefault="006A219A" w:rsidP="006A219A">
      <w:pPr>
        <w:pStyle w:val="P-Regular"/>
      </w:pPr>
      <w:r>
        <w:t>In the context of the F-test, the p-value answers the question: "For the samples in the positive class, how likely is it that the average value of this feature is the same as that of samples in the negative class?" If a feature has very different average values between the positive and negative classes, it will:</w:t>
      </w:r>
    </w:p>
    <w:p w14:paraId="4288ECC8" w14:textId="77777777" w:rsidR="006A219A" w:rsidRDefault="006A219A" w:rsidP="006A219A">
      <w:pPr>
        <w:pStyle w:val="L-Bullets"/>
      </w:pPr>
      <w:r>
        <w:t>Be very unlikely that those average values are the same (low p-value)</w:t>
      </w:r>
    </w:p>
    <w:p w14:paraId="19F096AA" w14:textId="77777777" w:rsidR="006A219A" w:rsidRDefault="006A219A" w:rsidP="006A219A">
      <w:pPr>
        <w:pStyle w:val="L-Bullets"/>
      </w:pPr>
      <w:r>
        <w:t>Probably be a good feature in our model because it will help us discriminate between positive and negative classes</w:t>
      </w:r>
    </w:p>
    <w:p w14:paraId="3DD0C1B6" w14:textId="77777777" w:rsidR="006A219A" w:rsidRDefault="006A219A" w:rsidP="006A219A">
      <w:pPr>
        <w:pStyle w:val="P-Regular"/>
      </w:pPr>
      <w:r>
        <w:t>Keep these points in mind during the following exercise.</w:t>
      </w:r>
    </w:p>
    <w:p w14:paraId="0CA447AD" w14:textId="77777777" w:rsidR="006A219A" w:rsidRDefault="006A219A" w:rsidP="006A219A">
      <w:pPr>
        <w:pStyle w:val="H2-General"/>
      </w:pPr>
      <w:r>
        <w:t>Exercise 11: F-test and Univariate Feature Selection</w:t>
      </w:r>
    </w:p>
    <w:p w14:paraId="155E622F" w14:textId="77777777" w:rsidR="006A219A" w:rsidRDefault="006A219A" w:rsidP="006A219A">
      <w:pPr>
        <w:pStyle w:val="P-Regular"/>
      </w:pPr>
      <w:r>
        <w:t xml:space="preserve">In this exercise, we'll use the F-test to examine the relation between features and response. We will examine this method as part of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8FE03FC" w14:textId="77777777" w:rsidR="008F0CAC" w:rsidRDefault="008F0CAC" w:rsidP="006A219A">
      <w:pPr>
        <w:pStyle w:val="P-Callout"/>
      </w:pPr>
    </w:p>
    <w:p w14:paraId="2B033C4A" w14:textId="77777777" w:rsidR="008F0CAC" w:rsidRDefault="008F0CAC" w:rsidP="006A219A">
      <w:pPr>
        <w:pStyle w:val="P-Callout"/>
      </w:pPr>
      <w:r>
        <w:t>Note</w:t>
      </w:r>
    </w:p>
    <w:p w14:paraId="7691A161" w14:textId="21A65D1A" w:rsidR="006A219A" w:rsidRDefault="006A219A" w:rsidP="006A219A">
      <w:pPr>
        <w:pStyle w:val="P-Callout"/>
      </w:pPr>
      <w:del w:id="117" w:author="Mahesh Dhyani" w:date="2020-12-18T10:16:00Z">
        <w:r w:rsidDel="002C78A8">
          <w:delText xml:space="preserve">For Exercises 11–15 and Activity 3, the code and the resulting output have been loaded in a Jupyter notebook that can be found here: </w:delText>
        </w:r>
        <w:r w:rsidR="00D040D3" w:rsidRPr="006F133B" w:rsidDel="002C78A8">
          <w:rPr>
            <w:strike/>
            <w:rPrChange w:id="118" w:author="Stephen Klosterman" w:date="2020-11-08T10:58:00Z">
              <w:rPr/>
            </w:rPrChange>
          </w:rPr>
          <w:fldChar w:fldCharType="begin"/>
        </w:r>
        <w:r w:rsidR="00D040D3" w:rsidRPr="006F133B" w:rsidDel="002C78A8">
          <w:rPr>
            <w:strike/>
            <w:rPrChange w:id="119" w:author="Stephen Klosterman" w:date="2020-11-08T10:58:00Z">
              <w:rPr/>
            </w:rPrChange>
          </w:rPr>
          <w:delInstrText xml:space="preserve"> HYPERLINK "http://bit.ly/2Dz5iNA" </w:delInstrText>
        </w:r>
        <w:r w:rsidR="00D040D3" w:rsidRPr="006F133B" w:rsidDel="002C78A8">
          <w:rPr>
            <w:strike/>
            <w:rPrChange w:id="120" w:author="Stephen Klosterman" w:date="2020-11-08T10:58:00Z">
              <w:rPr>
                <w:rStyle w:val="Hyperlink"/>
                <w:color w:val="000000"/>
              </w:rPr>
            </w:rPrChange>
          </w:rPr>
          <w:fldChar w:fldCharType="separate"/>
        </w:r>
        <w:r w:rsidRPr="006F133B" w:rsidDel="002C78A8">
          <w:rPr>
            <w:rStyle w:val="Hyperlink"/>
            <w:strike/>
            <w:color w:val="000000"/>
            <w:rPrChange w:id="121" w:author="Stephen Klosterman" w:date="2020-11-08T10:58:00Z">
              <w:rPr>
                <w:rStyle w:val="Hyperlink"/>
                <w:color w:val="000000"/>
              </w:rPr>
            </w:rPrChange>
          </w:rPr>
          <w:delText>http://bit.ly/2Dz5iNA</w:delText>
        </w:r>
        <w:r w:rsidR="00D040D3" w:rsidRPr="006F133B" w:rsidDel="002C78A8">
          <w:rPr>
            <w:rStyle w:val="Hyperlink"/>
            <w:strike/>
            <w:color w:val="000000"/>
            <w:rPrChange w:id="122" w:author="Stephen Klosterman" w:date="2020-11-08T10:58:00Z">
              <w:rPr>
                <w:rStyle w:val="Hyperlink"/>
                <w:color w:val="000000"/>
              </w:rPr>
            </w:rPrChange>
          </w:rPr>
          <w:fldChar w:fldCharType="end"/>
        </w:r>
        <w:r w:rsidDel="002C78A8">
          <w:delText>. You can scroll to the appropriate section within the Jupyter notebook to locate the exercise or activity of choice.</w:delText>
        </w:r>
      </w:del>
      <w:ins w:id="123" w:author="Mahesh Dhyani" w:date="2020-12-18T10:16:00Z">
        <w:r w:rsidR="002C78A8">
          <w:t xml:space="preserve">The </w:t>
        </w:r>
        <w:proofErr w:type="spellStart"/>
        <w:r w:rsidR="002C78A8">
          <w:t>Jupyter</w:t>
        </w:r>
        <w:proofErr w:type="spellEnd"/>
        <w:r w:rsidR="002C78A8">
          <w:t xml:space="preserve"> </w:t>
        </w:r>
        <w:commentRangeStart w:id="124"/>
        <w:r w:rsidR="002C78A8">
          <w:t xml:space="preserve">Notebook for this exercise can be found here: </w:t>
        </w:r>
        <w:commentRangeEnd w:id="124"/>
        <w:r w:rsidR="002C78A8">
          <w:rPr>
            <w:rStyle w:val="CommentReference"/>
          </w:rPr>
          <w:commentReference w:id="124"/>
        </w:r>
      </w:ins>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125"/>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commentRangeEnd w:id="125"/>
      <w:r w:rsidR="002E47EC">
        <w:rPr>
          <w:rStyle w:val="CommentReference"/>
          <w:rFonts w:cs="Arial"/>
        </w:rPr>
        <w:commentReference w:id="125"/>
      </w:r>
    </w:p>
    <w:p w14:paraId="736DD000" w14:textId="77777777" w:rsidR="006A219A" w:rsidRDefault="006A219A" w:rsidP="006A219A">
      <w:pPr>
        <w:pStyle w:val="L-Regular"/>
      </w:pPr>
      <w:r>
        <w:t>The output should show the shapes of the features and response:</w:t>
      </w:r>
    </w:p>
    <w:p w14:paraId="017F89FB" w14:textId="58DF2AC8" w:rsidR="008F0CAC" w:rsidDel="00707236" w:rsidRDefault="008F0CAC" w:rsidP="008F0CAC">
      <w:pPr>
        <w:pStyle w:val="L-Regular"/>
        <w:ind w:left="0"/>
        <w:rPr>
          <w:del w:id="126" w:author="Stephen Klosterman" w:date="2020-11-08T11:00:00Z"/>
        </w:rPr>
      </w:pPr>
    </w:p>
    <w:p w14:paraId="008F0655" w14:textId="0C76E7D2" w:rsidR="008F0CAC" w:rsidRDefault="008F0CAC" w:rsidP="006A219A">
      <w:pPr>
        <w:pStyle w:val="L-Regular"/>
      </w:pPr>
      <w:r>
        <w:rPr>
          <w:noProof/>
        </w:rPr>
        <w:lastRenderedPageBreak/>
        <w:drawing>
          <wp:inline distT="0" distB="0" distL="0" distR="0" wp14:anchorId="56FDEBEC" wp14:editId="0282395C">
            <wp:extent cx="4838586" cy="35881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3">
                      <a:extLst>
                        <a:ext uri="{28A0092B-C50C-407E-A947-70E740481C1C}">
                          <a14:useLocalDpi xmlns:a14="http://schemas.microsoft.com/office/drawing/2010/main" val="0"/>
                        </a:ext>
                      </a:extLst>
                    </a:blip>
                    <a:srcRect t="37440" b="45979"/>
                    <a:stretch/>
                  </pic:blipFill>
                  <pic:spPr bwMode="auto">
                    <a:xfrm>
                      <a:off x="0" y="0"/>
                      <a:ext cx="4838700" cy="358823"/>
                    </a:xfrm>
                    <a:prstGeom prst="rect">
                      <a:avLst/>
                    </a:prstGeom>
                    <a:noFill/>
                    <a:ln>
                      <a:noFill/>
                    </a:ln>
                    <a:extLst>
                      <a:ext uri="{53640926-AAD7-44D8-BBD7-CCE9431645EC}">
                        <a14:shadowObscured xmlns:a14="http://schemas.microsoft.com/office/drawing/2010/main"/>
                      </a:ext>
                    </a:extLst>
                  </pic:spPr>
                </pic:pic>
              </a:graphicData>
            </a:graphic>
          </wp:inline>
        </w:drawing>
      </w:r>
    </w:p>
    <w:p w14:paraId="3E895447" w14:textId="77777777" w:rsidR="006A219A" w:rsidRDefault="006A219A" w:rsidP="006A219A">
      <w:pPr>
        <w:pStyle w:val="IMG-Caption"/>
      </w:pPr>
      <w:r>
        <w:t>Figure 3.8: Shape of feature and response arrays</w:t>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commentRangeStart w:id="127"/>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commentRangeEnd w:id="127"/>
      <w:r w:rsidR="002E47EC">
        <w:rPr>
          <w:rStyle w:val="CommentReference"/>
          <w:rFonts w:cs="Arial"/>
        </w:rPr>
        <w:commentReference w:id="127"/>
      </w:r>
    </w:p>
    <w:p w14:paraId="74C6C57E" w14:textId="77777777" w:rsidR="006A219A" w:rsidRDefault="006A219A" w:rsidP="006A219A">
      <w:pPr>
        <w:pStyle w:val="L-Regular"/>
      </w:pPr>
      <w:r>
        <w:t xml:space="preserve">There are two outputs from </w:t>
      </w:r>
      <w:proofErr w:type="spellStart"/>
      <w:r>
        <w:rPr>
          <w:rStyle w:val="P-Code"/>
        </w:rPr>
        <w:t>f_classif</w:t>
      </w:r>
      <w:proofErr w:type="spellEnd"/>
      <w:r>
        <w:t xml:space="preserve">: </w:t>
      </w:r>
      <w:proofErr w:type="gramStart"/>
      <w:r>
        <w:t>the</w:t>
      </w:r>
      <w:proofErr w:type="gramEnd"/>
      <w:r>
        <w:t xml:space="preserv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t xml:space="preserve">Use this code to create a </w:t>
      </w:r>
      <w:proofErr w:type="spellStart"/>
      <w:r>
        <w:rPr>
          <w:rStyle w:val="P-Code"/>
        </w:rPr>
        <w:t>DataFrame</w:t>
      </w:r>
      <w:proofErr w:type="spellEnd"/>
      <w:r>
        <w:t xml:space="preserve"> of feature names, F-statistics, and p-values, and show it sorted on p-value:</w:t>
      </w:r>
    </w:p>
    <w:p w14:paraId="19F4067C" w14:textId="77777777" w:rsidR="006A219A" w:rsidRDefault="006A219A" w:rsidP="006A219A">
      <w:pPr>
        <w:pStyle w:val="L-Source"/>
      </w:pPr>
      <w:commentRangeStart w:id="128"/>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77777777" w:rsidR="006A219A" w:rsidRDefault="006A219A" w:rsidP="006A219A">
      <w:pPr>
        <w:pStyle w:val="L-Source"/>
      </w:pPr>
      <w:r>
        <w:t xml:space="preserve">                          'F statistic':</w:t>
      </w:r>
      <w:proofErr w:type="spellStart"/>
      <w:r>
        <w:t>f_stat</w:t>
      </w:r>
      <w:proofErr w:type="spellEnd"/>
      <w:r>
        <w:t>,</w:t>
      </w:r>
    </w:p>
    <w:p w14:paraId="214DF526" w14:textId="77777777" w:rsidR="006A219A" w:rsidRDefault="006A219A" w:rsidP="006A219A">
      <w:pPr>
        <w:pStyle w:val="L-Source"/>
      </w:pPr>
      <w:r>
        <w:t xml:space="preserve">                          'p value':</w:t>
      </w:r>
      <w:proofErr w:type="spellStart"/>
      <w:r>
        <w:t>f_p_value</w:t>
      </w:r>
      <w:proofErr w:type="spellEnd"/>
      <w:r>
        <w:t>})</w:t>
      </w:r>
    </w:p>
    <w:p w14:paraId="46C2842D" w14:textId="77777777" w:rsidR="006A219A" w:rsidRDefault="006A219A" w:rsidP="006A219A">
      <w:pPr>
        <w:pStyle w:val="L-Source"/>
      </w:pPr>
      <w:proofErr w:type="spellStart"/>
      <w:r>
        <w:t>f_test_df.sort_values</w:t>
      </w:r>
      <w:proofErr w:type="spellEnd"/>
      <w:r>
        <w:t>('p value')</w:t>
      </w:r>
      <w:commentRangeEnd w:id="128"/>
      <w:r w:rsidR="002E47EC">
        <w:rPr>
          <w:rStyle w:val="CommentReference"/>
          <w:rFonts w:cs="Arial"/>
        </w:rPr>
        <w:commentReference w:id="128"/>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rPr>
        <w:lastRenderedPageBreak/>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77777777" w:rsidR="006A219A" w:rsidRDefault="006A219A" w:rsidP="006A219A">
      <w:pPr>
        <w:pStyle w:val="IMG-Caption"/>
      </w:pPr>
      <w:r>
        <w:t>Figure 3.9: Results of the ANOVA F-test</w:t>
      </w:r>
    </w:p>
    <w:p w14:paraId="1DE073B6" w14:textId="6D447612" w:rsidR="006A219A" w:rsidRDefault="006A219A" w:rsidP="006A219A">
      <w:pPr>
        <w:pStyle w:val="L-Regular"/>
      </w:pPr>
      <w:r>
        <w:t xml:space="preserve">Note that for every decrease in p-value, there is an increase in the F-statistic, so the information in these columns is </w:t>
      </w:r>
      <w:del w:id="129" w:author="Stephen Klosterman" w:date="2020-11-08T11:09:00Z">
        <w:r w:rsidDel="008E6B2F">
          <w:delText>essentially the same</w:delText>
        </w:r>
      </w:del>
      <w:ins w:id="130" w:author="Stephen Klosterman" w:date="2020-11-08T11:09:00Z">
        <w:r w:rsidR="008E6B2F">
          <w:t>identical</w:t>
        </w:r>
      </w:ins>
      <w:r>
        <w:t xml:space="preserve"> in terms of ranking features.</w:t>
      </w:r>
    </w:p>
    <w:p w14:paraId="46C3D8CB" w14:textId="31E44315"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w:t>
      </w:r>
      <w:del w:id="131" w:author="Stephen Klosterman" w:date="2020-11-08T11:11:00Z">
        <w:r w:rsidDel="00C07174">
          <w:delText xml:space="preserve">between the positive and negative classes </w:delText>
        </w:r>
      </w:del>
      <w:r>
        <w:t xml:space="preserve">are </w:t>
      </w:r>
      <w:r>
        <w:rPr>
          <w:rStyle w:val="P-Bold"/>
        </w:rPr>
        <w:t>significantly different</w:t>
      </w:r>
      <w:del w:id="132" w:author="Stephen Klosterman" w:date="2020-11-08T11:11:00Z">
        <w:r w:rsidDel="00C07174">
          <w:delText>,</w:delText>
        </w:r>
      </w:del>
      <w:r>
        <w:t xml:space="preserve"> </w:t>
      </w:r>
      <w:ins w:id="133" w:author="Stephen Klosterman" w:date="2020-11-08T11:11:00Z">
        <w:r w:rsidR="00C07174">
          <w:t xml:space="preserve">between the positive and negative classes, </w:t>
        </w:r>
      </w:ins>
      <w:r>
        <w:t>and these features will help predict which class a sample belongs to.</w:t>
      </w:r>
    </w:p>
    <w:p w14:paraId="6260CF1E" w14:textId="6CE7C89C" w:rsidR="006A219A" w:rsidRDefault="006A219A" w:rsidP="006A219A">
      <w:pPr>
        <w:pStyle w:val="L-Regular"/>
      </w:pPr>
      <w:r>
        <w:t xml:space="preserve">In scikit-learn, </w:t>
      </w:r>
      <w:del w:id="134" w:author="Stephen Klosterman" w:date="2020-11-08T11:11:00Z">
        <w:r w:rsidDel="00163406">
          <w:delText xml:space="preserve">one of the uses of </w:delText>
        </w:r>
      </w:del>
      <w:r>
        <w:t xml:space="preserve">measures such as the F-test </w:t>
      </w:r>
      <w:del w:id="135" w:author="Stephen Klosterman" w:date="2020-11-08T11:11:00Z">
        <w:r w:rsidDel="00163406">
          <w:delText xml:space="preserve">is </w:delText>
        </w:r>
      </w:del>
      <w:ins w:id="136" w:author="Stephen Klosterman" w:date="2020-11-08T11:11:00Z">
        <w:r w:rsidR="00163406">
          <w:t>help us</w:t>
        </w:r>
      </w:ins>
      <w:del w:id="137" w:author="Stephen Klosterman" w:date="2020-11-08T11:11:00Z">
        <w:r w:rsidDel="00163406">
          <w:delText>t</w:delText>
        </w:r>
      </w:del>
      <w:del w:id="138" w:author="Stephen Klosterman" w:date="2020-11-08T11:12:00Z">
        <w:r w:rsidDel="00163406">
          <w:delText>o</w:delText>
        </w:r>
      </w:del>
      <w:r>
        <w:t xml:space="preserve"> perform </w:t>
      </w:r>
      <w:r>
        <w:rPr>
          <w:rStyle w:val="P-Bold"/>
        </w:rPr>
        <w:t>univariate feature selection</w:t>
      </w:r>
      <w:r>
        <w:t xml:space="preserve">. This may be helpful if you have a very large number of features, many of which may be totally useless, and would like a quick way to get a "short list" of which ones might be most useful. For example, if we wanted to retrieve only the 20% of features with the highest F-statistics, we can do this easily with the </w:t>
      </w:r>
      <w:proofErr w:type="spellStart"/>
      <w:r>
        <w:rPr>
          <w:rStyle w:val="P-Code"/>
        </w:rPr>
        <w:t>SelectPercentile</w:t>
      </w:r>
      <w:proofErr w:type="spellEnd"/>
      <w:r>
        <w:t xml:space="preserve"> class. Also note there is a similar class for selection the top "k" features (where k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commentRangeStart w:id="139"/>
      <w:r>
        <w:lastRenderedPageBreak/>
        <w:t xml:space="preserve">from </w:t>
      </w:r>
      <w:proofErr w:type="spellStart"/>
      <w:r>
        <w:t>sklearn.feature_selection</w:t>
      </w:r>
      <w:proofErr w:type="spellEnd"/>
      <w:r>
        <w:t xml:space="preserve"> import </w:t>
      </w:r>
      <w:proofErr w:type="spellStart"/>
      <w:r>
        <w:t>SelectPercentile</w:t>
      </w:r>
      <w:commentRangeEnd w:id="139"/>
      <w:proofErr w:type="spellEnd"/>
      <w:r w:rsidR="005760B8">
        <w:rPr>
          <w:rStyle w:val="CommentReference"/>
          <w:rFonts w:cs="Arial"/>
        </w:rPr>
        <w:commentReference w:id="139"/>
      </w:r>
    </w:p>
    <w:p w14:paraId="24916EFB" w14:textId="77777777"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p>
    <w:p w14:paraId="7A5B4C80" w14:textId="77777777" w:rsidR="006A219A" w:rsidRDefault="006A219A" w:rsidP="006A219A">
      <w:pPr>
        <w:pStyle w:val="L-Source"/>
      </w:pPr>
      <w:commentRangeStart w:id="140"/>
      <w:r>
        <w:t xml:space="preserve">selector = </w:t>
      </w:r>
      <w:proofErr w:type="spellStart"/>
      <w:r>
        <w:t>SelectPercentile</w:t>
      </w:r>
      <w:proofErr w:type="spellEnd"/>
      <w:r>
        <w:t>(</w:t>
      </w:r>
      <w:proofErr w:type="spellStart"/>
      <w:r>
        <w:t>f_classif</w:t>
      </w:r>
      <w:proofErr w:type="spellEnd"/>
      <w:r>
        <w:t>, percentile=20)</w:t>
      </w:r>
      <w:commentRangeEnd w:id="140"/>
      <w:r w:rsidR="005760B8">
        <w:rPr>
          <w:rStyle w:val="CommentReference"/>
          <w:rFonts w:cs="Arial"/>
        </w:rPr>
        <w:commentReference w:id="140"/>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commentRangeStart w:id="141"/>
      <w:proofErr w:type="spellStart"/>
      <w:r>
        <w:t>selector.fit</w:t>
      </w:r>
      <w:proofErr w:type="spellEnd"/>
      <w:r>
        <w:t>(X, y)</w:t>
      </w:r>
      <w:commentRangeEnd w:id="141"/>
      <w:r w:rsidR="005760B8">
        <w:rPr>
          <w:rStyle w:val="CommentReference"/>
          <w:rFonts w:cs="Arial"/>
        </w:rPr>
        <w:commentReference w:id="141"/>
      </w:r>
    </w:p>
    <w:p w14:paraId="34F73058" w14:textId="7A0744D9" w:rsidR="008F0CAC" w:rsidRDefault="006A219A" w:rsidP="008F0CAC">
      <w:pPr>
        <w:pStyle w:val="L-Regular"/>
      </w:pPr>
      <w:r>
        <w:t>The output should appear like this:</w:t>
      </w:r>
    </w:p>
    <w:p w14:paraId="32C70B0A" w14:textId="2486B6AC" w:rsidR="008F0CAC" w:rsidDel="00163406" w:rsidRDefault="008F0CAC" w:rsidP="006A219A">
      <w:pPr>
        <w:pStyle w:val="L-Regular"/>
        <w:rPr>
          <w:del w:id="142" w:author="Stephen Klosterman" w:date="2020-11-08T11:16:00Z"/>
        </w:rPr>
      </w:pPr>
    </w:p>
    <w:p w14:paraId="163CD3C7" w14:textId="5F8E8814" w:rsidR="008F0CAC" w:rsidRDefault="008F0CAC" w:rsidP="006A219A">
      <w:pPr>
        <w:pStyle w:val="L-Regular"/>
      </w:pPr>
      <w:r>
        <w:rPr>
          <w:noProof/>
        </w:rPr>
        <w:drawing>
          <wp:inline distT="0" distB="0" distL="0" distR="0" wp14:anchorId="10CD41EC" wp14:editId="130BCDD3">
            <wp:extent cx="3009418" cy="315175"/>
            <wp:effectExtent l="0" t="0" r="63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9310" cy="319353"/>
                    </a:xfrm>
                    <a:prstGeom prst="rect">
                      <a:avLst/>
                    </a:prstGeom>
                    <a:noFill/>
                    <a:ln>
                      <a:noFill/>
                    </a:ln>
                  </pic:spPr>
                </pic:pic>
              </a:graphicData>
            </a:graphic>
          </wp:inline>
        </w:drawing>
      </w:r>
    </w:p>
    <w:p w14:paraId="2AC6DE2A" w14:textId="77777777" w:rsidR="006A219A" w:rsidRDefault="006A219A" w:rsidP="006A219A">
      <w:pPr>
        <w:pStyle w:val="IMG-Caption"/>
      </w:pPr>
      <w:r>
        <w:t>Figure 3.10: Univariate feature selection in scikit-learn for the top 20% of features</w:t>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commentRangeStart w:id="143"/>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commentRangeEnd w:id="143"/>
      <w:proofErr w:type="spellEnd"/>
      <w:r w:rsidR="005760B8">
        <w:rPr>
          <w:rStyle w:val="CommentReference"/>
          <w:rFonts w:cs="Arial"/>
        </w:rPr>
        <w:commentReference w:id="143"/>
      </w:r>
    </w:p>
    <w:p w14:paraId="247D489C" w14:textId="0B529A17" w:rsidR="008F0CAC" w:rsidRDefault="006A219A" w:rsidP="008F0CAC">
      <w:pPr>
        <w:pStyle w:val="L-Regular"/>
      </w:pPr>
      <w:r>
        <w:t xml:space="preserve">The output should appear as follows, indicating a logical index that can be used with an array of feature names, as well as values, assuming they're in the same order as the features array supplied to </w:t>
      </w:r>
      <w:proofErr w:type="spellStart"/>
      <w:r>
        <w:rPr>
          <w:rStyle w:val="P-Code"/>
        </w:rPr>
        <w:t>SelectPercentile</w:t>
      </w:r>
      <w:proofErr w:type="spellEnd"/>
      <w:r>
        <w:t>:</w:t>
      </w:r>
    </w:p>
    <w:p w14:paraId="2FBC6331" w14:textId="46E3C210" w:rsidR="008F0CAC" w:rsidDel="00163406" w:rsidRDefault="008F0CAC" w:rsidP="006A219A">
      <w:pPr>
        <w:pStyle w:val="L-Regular"/>
        <w:rPr>
          <w:del w:id="144" w:author="Stephen Klosterman" w:date="2020-11-08T11:18:00Z"/>
        </w:rPr>
      </w:pPr>
    </w:p>
    <w:p w14:paraId="5C85BB79" w14:textId="194BC85F" w:rsidR="008F0CAC" w:rsidRDefault="008F0CAC" w:rsidP="006A219A">
      <w:pPr>
        <w:pStyle w:val="L-Regular"/>
      </w:pPr>
      <w:r>
        <w:rPr>
          <w:noProof/>
        </w:rPr>
        <w:drawing>
          <wp:inline distT="0" distB="0" distL="0" distR="0" wp14:anchorId="31DF4533" wp14:editId="06F3427B">
            <wp:extent cx="6072616" cy="45141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6">
                      <a:extLst>
                        <a:ext uri="{28A0092B-C50C-407E-A947-70E740481C1C}">
                          <a14:useLocalDpi xmlns:a14="http://schemas.microsoft.com/office/drawing/2010/main" val="0"/>
                        </a:ext>
                      </a:extLst>
                    </a:blip>
                    <a:srcRect t="20225" b="62992"/>
                    <a:stretch/>
                  </pic:blipFill>
                  <pic:spPr bwMode="auto">
                    <a:xfrm>
                      <a:off x="0" y="0"/>
                      <a:ext cx="6073140" cy="451452"/>
                    </a:xfrm>
                    <a:prstGeom prst="rect">
                      <a:avLst/>
                    </a:prstGeom>
                    <a:noFill/>
                    <a:ln>
                      <a:noFill/>
                    </a:ln>
                    <a:extLst>
                      <a:ext uri="{53640926-AAD7-44D8-BBD7-CCE9431645EC}">
                        <a14:shadowObscured xmlns:a14="http://schemas.microsoft.com/office/drawing/2010/main"/>
                      </a:ext>
                    </a:extLst>
                  </pic:spPr>
                </pic:pic>
              </a:graphicData>
            </a:graphic>
          </wp:inline>
        </w:drawing>
      </w:r>
    </w:p>
    <w:p w14:paraId="05522D13" w14:textId="77777777" w:rsidR="006A219A" w:rsidRDefault="006A219A" w:rsidP="006A219A">
      <w:pPr>
        <w:pStyle w:val="IMG-Caption"/>
      </w:pPr>
      <w:r>
        <w:t>Figure 3.11: Logical index of selected features</w:t>
      </w:r>
    </w:p>
    <w:p w14:paraId="3C97D9C4" w14:textId="77777777" w:rsidR="006A219A" w:rsidRDefault="006A219A" w:rsidP="006A219A">
      <w:pPr>
        <w:pStyle w:val="L-Numbers"/>
      </w:pPr>
      <w:r>
        <w:t xml:space="preserve">The feature names can be obtained using all but the last element (the response variable name)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commentRangeStart w:id="145"/>
      <w:r>
        <w:t xml:space="preserve">features = </w:t>
      </w:r>
      <w:proofErr w:type="spellStart"/>
      <w:r>
        <w:t>features_response</w:t>
      </w:r>
      <w:proofErr w:type="spellEnd"/>
      <w:r>
        <w:t>[:-1]</w:t>
      </w:r>
      <w:commentRangeEnd w:id="145"/>
      <w:r w:rsidR="005760B8">
        <w:rPr>
          <w:rStyle w:val="CommentReference"/>
          <w:rFonts w:cs="Arial"/>
        </w:rPr>
        <w:commentReference w:id="145"/>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7557A61F" w:rsidR="00DD0D82" w:rsidRDefault="006A219A" w:rsidP="00DD0D82">
      <w:pPr>
        <w:pStyle w:val="L-Source"/>
        <w:rPr>
          <w:ins w:id="146" w:author="Stephen Klosterman" w:date="2020-11-08T11:21:00Z"/>
        </w:rPr>
      </w:pPr>
      <w:commentRangeStart w:id="147"/>
      <w:del w:id="148" w:author="Stephen Klosterman" w:date="2020-11-08T11:21:00Z">
        <w:r w:rsidDel="00DD0D82">
          <w:lastRenderedPageBreak/>
          <w:delText>best_</w:delText>
        </w:r>
      </w:del>
      <w:proofErr w:type="spellStart"/>
      <w:ins w:id="149" w:author="Stephen Klosterman" w:date="2020-11-08T11:21:00Z">
        <w:r w:rsidR="00DD0D82">
          <w:t>best_features</w:t>
        </w:r>
        <w:proofErr w:type="spellEnd"/>
        <w:r w:rsidR="00DD0D82">
          <w:t xml:space="preserve"> = [features[counter]</w:t>
        </w:r>
      </w:ins>
    </w:p>
    <w:p w14:paraId="183289BA" w14:textId="77777777" w:rsidR="00DD0D82" w:rsidRDefault="00DD0D82" w:rsidP="00DD0D82">
      <w:pPr>
        <w:pStyle w:val="L-Source"/>
        <w:rPr>
          <w:ins w:id="150" w:author="Stephen Klosterman" w:date="2020-11-08T11:21:00Z"/>
        </w:rPr>
      </w:pPr>
      <w:ins w:id="151" w:author="Stephen Klosterman" w:date="2020-11-08T11:21:00Z">
        <w:r>
          <w:t xml:space="preserve">                 for counter in range(</w:t>
        </w:r>
        <w:proofErr w:type="spellStart"/>
        <w:r>
          <w:t>len</w:t>
        </w:r>
        <w:proofErr w:type="spellEnd"/>
        <w:r>
          <w:t>(features))</w:t>
        </w:r>
      </w:ins>
    </w:p>
    <w:p w14:paraId="4C16EF11" w14:textId="65DA7651" w:rsidR="006A219A" w:rsidDel="00DD0D82" w:rsidRDefault="00DD0D82" w:rsidP="00DD0D82">
      <w:pPr>
        <w:pStyle w:val="L-Source"/>
        <w:rPr>
          <w:del w:id="152" w:author="Stephen Klosterman" w:date="2020-11-08T11:21:00Z"/>
        </w:rPr>
      </w:pPr>
      <w:ins w:id="153" w:author="Stephen Klosterman" w:date="2020-11-08T11:21:00Z">
        <w:r>
          <w:t xml:space="preserve">                 if </w:t>
        </w:r>
        <w:proofErr w:type="spellStart"/>
        <w:r>
          <w:t>best_feature_ix</w:t>
        </w:r>
        <w:proofErr w:type="spellEnd"/>
        <w:r>
          <w:t>[counter]]</w:t>
        </w:r>
      </w:ins>
      <w:del w:id="154" w:author="Stephen Klosterman" w:date="2020-11-08T11:21:00Z">
        <w:r w:rsidR="006A219A" w:rsidDel="00DD0D82">
          <w:delText>features = [features[counter] for counter in range(len(features))</w:delText>
        </w:r>
      </w:del>
    </w:p>
    <w:p w14:paraId="26DE33B2" w14:textId="21F073BF" w:rsidR="006A219A" w:rsidRDefault="006A219A" w:rsidP="00DD0D82">
      <w:pPr>
        <w:pStyle w:val="L-Source"/>
      </w:pPr>
      <w:del w:id="155" w:author="Stephen Klosterman" w:date="2020-11-08T11:21:00Z">
        <w:r w:rsidDel="00DD0D82">
          <w:delText xml:space="preserve">                 if best_feature_ix[counter]]</w:delText>
        </w:r>
      </w:del>
    </w:p>
    <w:p w14:paraId="3572094F" w14:textId="77777777" w:rsidR="006A219A" w:rsidRDefault="006A219A" w:rsidP="006A219A">
      <w:pPr>
        <w:pStyle w:val="L-Source"/>
      </w:pPr>
      <w:proofErr w:type="spellStart"/>
      <w:r>
        <w:t>best_features</w:t>
      </w:r>
      <w:commentRangeEnd w:id="147"/>
      <w:proofErr w:type="spellEnd"/>
      <w:r w:rsidR="005760B8">
        <w:rPr>
          <w:rStyle w:val="CommentReference"/>
          <w:rFonts w:cs="Arial"/>
        </w:rPr>
        <w:commentReference w:id="147"/>
      </w:r>
    </w:p>
    <w:p w14:paraId="1A5A4076" w14:textId="34D0C702" w:rsidR="008F0CAC" w:rsidRDefault="006A219A" w:rsidP="008F0CAC">
      <w:pPr>
        <w:pStyle w:val="L-Regular"/>
      </w:pPr>
      <w:r>
        <w:t>The output should be as follows:</w:t>
      </w:r>
    </w:p>
    <w:p w14:paraId="09A39D74" w14:textId="3E8CE5C1" w:rsidR="008F0CAC" w:rsidDel="00DD0D82" w:rsidRDefault="008F0CAC" w:rsidP="006A219A">
      <w:pPr>
        <w:pStyle w:val="L-Regular"/>
        <w:rPr>
          <w:del w:id="156" w:author="Stephen Klosterman" w:date="2020-11-08T11:22:00Z"/>
        </w:rPr>
      </w:pPr>
    </w:p>
    <w:p w14:paraId="6E63C47A" w14:textId="2BE2BF47" w:rsidR="008F0CAC" w:rsidRDefault="008F0CAC" w:rsidP="006A219A">
      <w:pPr>
        <w:pStyle w:val="L-Regular"/>
      </w:pPr>
      <w:r>
        <w:rPr>
          <w:noProof/>
        </w:rPr>
        <w:drawing>
          <wp:inline distT="0" distB="0" distL="0" distR="0" wp14:anchorId="03F49B99" wp14:editId="10AA9FD2">
            <wp:extent cx="6073140" cy="262552"/>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7">
                      <a:extLst>
                        <a:ext uri="{28A0092B-C50C-407E-A947-70E740481C1C}">
                          <a14:useLocalDpi xmlns:a14="http://schemas.microsoft.com/office/drawing/2010/main" val="0"/>
                        </a:ext>
                      </a:extLst>
                    </a:blip>
                    <a:srcRect t="90376"/>
                    <a:stretch/>
                  </pic:blipFill>
                  <pic:spPr bwMode="auto">
                    <a:xfrm>
                      <a:off x="0" y="0"/>
                      <a:ext cx="6073140" cy="262552"/>
                    </a:xfrm>
                    <a:prstGeom prst="rect">
                      <a:avLst/>
                    </a:prstGeom>
                    <a:noFill/>
                    <a:ln>
                      <a:noFill/>
                    </a:ln>
                    <a:extLst>
                      <a:ext uri="{53640926-AAD7-44D8-BBD7-CCE9431645EC}">
                        <a14:shadowObscured xmlns:a14="http://schemas.microsoft.com/office/drawing/2010/main"/>
                      </a:ext>
                    </a:extLst>
                  </pic:spPr>
                </pic:pic>
              </a:graphicData>
            </a:graphic>
          </wp:inline>
        </w:drawing>
      </w:r>
    </w:p>
    <w:p w14:paraId="7095BBD6" w14:textId="77777777" w:rsidR="006A219A" w:rsidRDefault="006A219A" w:rsidP="006A219A">
      <w:pPr>
        <w:pStyle w:val="IMG-Caption"/>
      </w:pPr>
      <w:r>
        <w:t>Figure 3.12: Examining the labels of the top 20% of features</w:t>
      </w:r>
    </w:p>
    <w:p w14:paraId="3B53FF4C" w14:textId="77777777"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loop increment </w:t>
      </w:r>
      <w:r>
        <w:rPr>
          <w:rStyle w:val="P-Code"/>
        </w:rPr>
        <w:t>counter</w:t>
      </w:r>
      <w:r>
        <w:t xml:space="preserve">, using the Boolean array </w:t>
      </w:r>
      <w:proofErr w:type="spellStart"/>
      <w:r>
        <w:rPr>
          <w:rStyle w:val="P-Code"/>
        </w:rPr>
        <w:t>best_feature_ix</w:t>
      </w:r>
      <w:proofErr w:type="spellEnd"/>
      <w:r>
        <w:t xml:space="preserve">, representing selected features, in the </w:t>
      </w:r>
      <w:r>
        <w:rPr>
          <w:rStyle w:val="P-Code"/>
        </w:rPr>
        <w:t>if</w:t>
      </w:r>
      <w:r>
        <w:t xml:space="preserve"> statement to test whether each feature was selected and capturing the name if so.</w:t>
      </w:r>
    </w:p>
    <w:p w14:paraId="2075D882" w14:textId="77777777" w:rsidR="006A219A" w:rsidRDefault="006A219A" w:rsidP="006A219A">
      <w:pPr>
        <w:pStyle w:val="L-Regular"/>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convenience methods such as </w:t>
      </w:r>
      <w:proofErr w:type="spellStart"/>
      <w:r>
        <w:rPr>
          <w:rStyle w:val="P-Code"/>
        </w:rPr>
        <w:t>SelectPercentile</w:t>
      </w:r>
      <w:proofErr w:type="spellEnd"/>
      <w:r>
        <w:t xml:space="preserve">, you don't get visibility </w:t>
      </w:r>
      <w:proofErr w:type="gramStart"/>
      <w:r>
        <w:t>in to</w:t>
      </w:r>
      <w:proofErr w:type="gramEnd"/>
      <w:r>
        <w:t xml:space="preserve"> the F-statistics or p-values. However, in some situations it may be more convenient to use these methods, as the p-values may not necessarily be important, outside of their utility in ranking features.</w:t>
      </w:r>
    </w:p>
    <w:p w14:paraId="63FFBB28" w14:textId="77777777" w:rsidR="006A219A" w:rsidRDefault="006A219A" w:rsidP="006A219A">
      <w:pPr>
        <w:pStyle w:val="H2-General"/>
      </w:pPr>
      <w:r>
        <w:t>Finer Points of the F-test: Equivalence to t-test for Two Classes and Cautions</w:t>
      </w:r>
    </w:p>
    <w:p w14:paraId="64BBD5C1" w14:textId="77777777"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if the difference in those means is </w:t>
      </w:r>
      <w:r>
        <w:rPr>
          <w:rStyle w:val="P-Bold"/>
        </w:rPr>
        <w:t>statistically significant</w:t>
      </w:r>
      <w:r>
        <w:t>.</w:t>
      </w:r>
    </w:p>
    <w:p w14:paraId="1504405B" w14:textId="43596F27"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del w:id="157" w:author="Stephen Klosterman" w:date="2020-11-08T11:25:00Z">
        <w:r w:rsidDel="00DD0D82">
          <w:delText>is</w:delText>
        </w:r>
      </w:del>
      <w:ins w:id="158" w:author="Stephen Klosterman" w:date="2020-11-08T11:25:00Z">
        <w:r w:rsidR="00DD0D82">
          <w:t>are</w:t>
        </w:r>
      </w:ins>
      <w:r>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are 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77777777" w:rsidR="006A219A" w:rsidRDefault="006A219A" w:rsidP="006A219A">
      <w:pPr>
        <w:pStyle w:val="P-Regular"/>
      </w:pPr>
      <w:r>
        <w:t xml:space="preserve">Even if we have not followed all the statistical "rules" that go along with these methods, we can still get useful results from them. Many methods that assume a normal distribution are regularly </w:t>
      </w:r>
      <w:r>
        <w:lastRenderedPageBreak/>
        <w:t>used with non-normal data, often with acceptable results. And the multiple comparison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77777777" w:rsidR="006A219A" w:rsidRDefault="006A219A" w:rsidP="006A219A">
      <w:pPr>
        <w:pStyle w:val="P-Regular"/>
      </w:pPr>
      <w:r>
        <w:t>In addition to knowing which features are likely to be useful for modeling, it is good to have a deeper understanding of the important features. Consequently, we will make 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77777777"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77777777"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of </w:t>
      </w:r>
      <w:r>
        <w:rPr>
          <w:rStyle w:val="P-Code"/>
        </w:rPr>
        <w:t>LIMIT_BAL</w:t>
      </w:r>
      <w:r>
        <w:t>.</w:t>
      </w:r>
    </w:p>
    <w:p w14:paraId="421F8A83" w14:textId="77777777" w:rsidR="006A219A" w:rsidRDefault="006A219A" w:rsidP="006A219A">
      <w:pPr>
        <w:pStyle w:val="P-Regular"/>
      </w:pPr>
      <w:r>
        <w:t xml:space="preserve">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 between features and response. We have also started to develop </w:t>
      </w:r>
      <w:r>
        <w:rPr>
          <w:rStyle w:val="P-Bold"/>
        </w:rPr>
        <w:t xml:space="preserve">hypotheses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77777777" w:rsidR="006A219A" w:rsidRDefault="006A219A" w:rsidP="006A219A">
      <w:pPr>
        <w:pStyle w:val="H2-General"/>
      </w:pPr>
      <w:r>
        <w:t>Exercise 12: Visualizing the Relationship between Features and Response</w:t>
      </w:r>
    </w:p>
    <w:p w14:paraId="6AB03524" w14:textId="7AB17E0B"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w:t>
      </w:r>
      <w:r>
        <w:lastRenderedPageBreak/>
        <w:t xml:space="preserve">and </w:t>
      </w:r>
      <w:r>
        <w:rPr>
          <w:rStyle w:val="P-Code"/>
        </w:rPr>
        <w:t>LIMIT_BAL</w:t>
      </w:r>
      <w:r>
        <w:t xml:space="preserve"> features relate to the response variable, that may possibly provide support for the hypotheses you formed about these features. This will be done by becoming more familiar with the Matplotlib </w:t>
      </w:r>
      <w:r>
        <w:rPr>
          <w:rStyle w:val="P-Keyword"/>
        </w:rPr>
        <w:t>API</w:t>
      </w:r>
      <w:del w:id="159" w:author="Stephen Klosterman" w:date="2020-11-08T11:34:00Z">
        <w:r w:rsidDel="00617A92">
          <w:delText>.</w:delText>
        </w:r>
      </w:del>
      <w:ins w:id="160" w:author="Stephen Klosterman" w:date="2020-11-08T11:33:00Z">
        <w:r w:rsidR="00617A92">
          <w:t xml:space="preserve"> (A</w:t>
        </w:r>
      </w:ins>
      <w:ins w:id="161" w:author="Stephen Klosterman" w:date="2020-11-08T11:34:00Z">
        <w:r w:rsidR="00617A92">
          <w:t>pplication Programming Interface).</w:t>
        </w:r>
      </w:ins>
      <w:r>
        <w:t xml:space="preserve"> Perform the following steps to complete the exercise:</w:t>
      </w:r>
    </w:p>
    <w:p w14:paraId="70A3602A" w14:textId="4973FBDE" w:rsidR="008F0CAC" w:rsidRDefault="008F0CAC" w:rsidP="006A219A">
      <w:pPr>
        <w:pStyle w:val="P-Callout"/>
      </w:pPr>
      <w:r>
        <w:t>Note</w:t>
      </w:r>
    </w:p>
    <w:p w14:paraId="2504C1D2" w14:textId="7B04AFA6" w:rsidR="006A219A" w:rsidRDefault="006A219A" w:rsidP="006A219A">
      <w:pPr>
        <w:pStyle w:val="P-Callout"/>
      </w:pPr>
      <w:r>
        <w:t xml:space="preserve">The code and the resulting output for this exercise have been loaded in a Jupyter notebook that can be found here: </w:t>
      </w:r>
      <w:r w:rsidR="00D040D3" w:rsidRPr="00617A92">
        <w:rPr>
          <w:strike/>
          <w:rPrChange w:id="162" w:author="Stephen Klosterman" w:date="2020-11-08T11:35:00Z">
            <w:rPr/>
          </w:rPrChange>
        </w:rPr>
        <w:fldChar w:fldCharType="begin"/>
      </w:r>
      <w:r w:rsidR="00D040D3" w:rsidRPr="00617A92">
        <w:rPr>
          <w:strike/>
          <w:rPrChange w:id="163" w:author="Stephen Klosterman" w:date="2020-11-08T11:35:00Z">
            <w:rPr/>
          </w:rPrChange>
        </w:rPr>
        <w:instrText xml:space="preserve"> HYPERLINK "http://bit.ly/2Dz5iNA" </w:instrText>
      </w:r>
      <w:r w:rsidR="00D040D3" w:rsidRPr="00617A92">
        <w:rPr>
          <w:strike/>
          <w:rPrChange w:id="164" w:author="Stephen Klosterman" w:date="2020-11-08T11:35:00Z">
            <w:rPr>
              <w:rStyle w:val="Hyperlink"/>
              <w:color w:val="000000"/>
            </w:rPr>
          </w:rPrChange>
        </w:rPr>
        <w:fldChar w:fldCharType="separate"/>
      </w:r>
      <w:r w:rsidRPr="00617A92">
        <w:rPr>
          <w:rStyle w:val="Hyperlink"/>
          <w:strike/>
          <w:color w:val="000000"/>
          <w:rPrChange w:id="165" w:author="Stephen Klosterman" w:date="2020-11-08T11:35:00Z">
            <w:rPr>
              <w:rStyle w:val="Hyperlink"/>
              <w:color w:val="000000"/>
            </w:rPr>
          </w:rPrChange>
        </w:rPr>
        <w:t>http://bit.ly/2Dz5iNA</w:t>
      </w:r>
      <w:r w:rsidR="00D040D3" w:rsidRPr="00617A92">
        <w:rPr>
          <w:rStyle w:val="Hyperlink"/>
          <w:strike/>
          <w:color w:val="000000"/>
          <w:rPrChange w:id="166" w:author="Stephen Klosterman" w:date="2020-11-08T11:35:00Z">
            <w:rPr>
              <w:rStyle w:val="Hyperlink"/>
              <w:color w:val="000000"/>
            </w:rPr>
          </w:rPrChange>
        </w:rPr>
        <w:fldChar w:fldCharType="end"/>
      </w:r>
      <w:r>
        <w:t>.</w:t>
      </w:r>
    </w:p>
    <w:p w14:paraId="428C5919" w14:textId="77777777" w:rsidR="006A219A" w:rsidRDefault="006A219A">
      <w:pPr>
        <w:pStyle w:val="L-Numbers"/>
        <w:numPr>
          <w:ilvl w:val="0"/>
          <w:numId w:val="17"/>
        </w:numPr>
        <w:pPrChange w:id="167" w:author="Stephen Klosterman" w:date="2020-11-08T11:36:00Z">
          <w:pPr>
            <w:pStyle w:val="L-Numbers"/>
          </w:pPr>
        </w:pPrChange>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68"/>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commentRangeEnd w:id="168"/>
      <w:proofErr w:type="spellEnd"/>
      <w:r w:rsidR="0026324C">
        <w:rPr>
          <w:rStyle w:val="CommentReference"/>
          <w:rFonts w:cs="Arial"/>
        </w:rPr>
        <w:commentReference w:id="168"/>
      </w:r>
    </w:p>
    <w:p w14:paraId="344C13A2" w14:textId="77777777" w:rsidR="006A219A" w:rsidRDefault="006A219A" w:rsidP="006A219A">
      <w:pPr>
        <w:pStyle w:val="L-Regular"/>
      </w:pPr>
      <w:r>
        <w:t>The output of this should be:</w:t>
      </w:r>
    </w:p>
    <w:p w14:paraId="039D28EA" w14:textId="5D513E45" w:rsidR="008F0CAC" w:rsidDel="00617A92" w:rsidRDefault="008F0CAC" w:rsidP="008F0CAC">
      <w:pPr>
        <w:pStyle w:val="L-Regular"/>
        <w:ind w:left="0"/>
        <w:rPr>
          <w:del w:id="169" w:author="Stephen Klosterman" w:date="2020-11-08T11:36:00Z"/>
        </w:rPr>
      </w:pPr>
    </w:p>
    <w:p w14:paraId="45BAB706" w14:textId="4B0DC7BC" w:rsidR="008F0CAC" w:rsidRDefault="008F0CAC" w:rsidP="006A219A">
      <w:pPr>
        <w:pStyle w:val="L-Regular"/>
      </w:pPr>
      <w:r>
        <w:rPr>
          <w:noProof/>
        </w:rPr>
        <w:drawing>
          <wp:inline distT="0" distB="0" distL="0" distR="0" wp14:anchorId="1149CB7E" wp14:editId="683B0150">
            <wp:extent cx="2095018" cy="214707"/>
            <wp:effectExtent l="0" t="0" r="63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7703" cy="217032"/>
                    </a:xfrm>
                    <a:prstGeom prst="rect">
                      <a:avLst/>
                    </a:prstGeom>
                    <a:noFill/>
                    <a:ln>
                      <a:noFill/>
                    </a:ln>
                  </pic:spPr>
                </pic:pic>
              </a:graphicData>
            </a:graphic>
          </wp:inline>
        </w:drawing>
      </w:r>
    </w:p>
    <w:p w14:paraId="5EF83C0F" w14:textId="77777777" w:rsidR="006A219A" w:rsidRDefault="006A219A" w:rsidP="006A219A">
      <w:pPr>
        <w:pStyle w:val="IMG-Caption"/>
      </w:pPr>
      <w:r>
        <w:t>Figure 3.13: Default rate over the whole dataset</w:t>
      </w:r>
    </w:p>
    <w:p w14:paraId="7425050E" w14:textId="77777777" w:rsidR="006A219A" w:rsidRDefault="006A219A" w:rsidP="006A219A">
      <w:pPr>
        <w:pStyle w:val="L-Regular"/>
      </w:pPr>
      <w:r>
        <w:rPr>
          <w:rStyle w:val="P-Bold"/>
        </w:rPr>
        <w:t xml:space="preserve">What would be a good way to visualize default rates for different values of the </w:t>
      </w:r>
      <w:r>
        <w:rPr>
          <w:rStyle w:val="P-Code"/>
        </w:rPr>
        <w:t>PAY_1</w:t>
      </w:r>
      <w:r>
        <w:rPr>
          <w:rStyle w:val="P-Bold"/>
        </w:rPr>
        <w:t xml:space="preserve"> feature?</w:t>
      </w:r>
      <w:r>
        <w:t xml:space="preserve"> </w:t>
      </w:r>
    </w:p>
    <w:p w14:paraId="4B3FE2B8" w14:textId="77777777" w:rsidR="006A219A" w:rsidRDefault="006A219A" w:rsidP="006A219A">
      <w:pPr>
        <w:pStyle w:val="L-Regular"/>
      </w:pPr>
      <w:r>
        <w:t xml:space="preserve">Recall our observation that this feature is sort of like a hybrid categorial and numerical feature. We'll choose to plot it in a way that is typical for categorical features, due to the relatively small number of unique values. In </w:t>
      </w:r>
      <w:r>
        <w:rPr>
          <w:rStyle w:val="P-Italics"/>
        </w:rPr>
        <w:t>Chapter 1</w:t>
      </w:r>
      <w:r>
        <w:t>,</w:t>
      </w:r>
      <w:r>
        <w:rPr>
          <w:rStyle w:val="P-Italics"/>
        </w:rPr>
        <w:t xml:space="preserve"> Data Exploration and Cleaning</w:t>
      </w:r>
      <w:r>
        <w:t xml:space="preserve"> we did </w:t>
      </w:r>
      <w:proofErr w:type="spellStart"/>
      <w:r>
        <w:rPr>
          <w:rStyle w:val="P-Code"/>
        </w:rPr>
        <w:t>value_counts</w:t>
      </w:r>
      <w:proofErr w:type="spellEnd"/>
      <w:r>
        <w:t xml:space="preserve"> of 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0169A3E3" w14:textId="132B5519" w:rsidR="00617A92" w:rsidRDefault="006A219A" w:rsidP="00617A92">
      <w:pPr>
        <w:pStyle w:val="L-Source"/>
        <w:rPr>
          <w:ins w:id="170" w:author="Stephen Klosterman" w:date="2020-11-08T11:38:00Z"/>
        </w:rPr>
      </w:pPr>
      <w:commentRangeStart w:id="171"/>
      <w:del w:id="172" w:author="Stephen Klosterman" w:date="2020-11-08T11:38:00Z">
        <w:r w:rsidDel="00617A92">
          <w:delText>g</w:delText>
        </w:r>
      </w:del>
      <w:proofErr w:type="spellStart"/>
      <w:ins w:id="173" w:author="Stephen Klosterman" w:date="2020-11-08T11:38:00Z">
        <w:r w:rsidR="00617A92">
          <w:t>group_by_pay_mean_y</w:t>
        </w:r>
        <w:proofErr w:type="spellEnd"/>
        <w:r w:rsidR="00617A92">
          <w:t xml:space="preserve"> = </w:t>
        </w:r>
        <w:proofErr w:type="spellStart"/>
        <w:r w:rsidR="00617A92">
          <w:t>df.groupby</w:t>
        </w:r>
        <w:proofErr w:type="spellEnd"/>
        <w:r w:rsidR="00617A92">
          <w:t>('PAY_1').</w:t>
        </w:r>
        <w:proofErr w:type="spellStart"/>
        <w:r w:rsidR="00617A92">
          <w:t>agg</w:t>
        </w:r>
        <w:proofErr w:type="spellEnd"/>
        <w:r w:rsidR="00617A92">
          <w:t>(</w:t>
        </w:r>
      </w:ins>
    </w:p>
    <w:p w14:paraId="4CC0F71B" w14:textId="77777777" w:rsidR="00617A92" w:rsidRDefault="00617A92" w:rsidP="00617A92">
      <w:pPr>
        <w:pStyle w:val="L-Source"/>
        <w:rPr>
          <w:ins w:id="174" w:author="Stephen Klosterman" w:date="2020-11-08T11:38:00Z"/>
        </w:rPr>
      </w:pPr>
      <w:ins w:id="175" w:author="Stephen Klosterman" w:date="2020-11-08T11:38:00Z">
        <w:r>
          <w:t xml:space="preserve">    {'default payment next month':</w:t>
        </w:r>
        <w:proofErr w:type="spellStart"/>
        <w:r>
          <w:t>np.mean</w:t>
        </w:r>
        <w:proofErr w:type="spellEnd"/>
        <w:r>
          <w:t>})</w:t>
        </w:r>
      </w:ins>
    </w:p>
    <w:p w14:paraId="58701BC2" w14:textId="3677209F" w:rsidR="006A219A" w:rsidDel="00617A92" w:rsidRDefault="00617A92" w:rsidP="00617A92">
      <w:pPr>
        <w:pStyle w:val="L-Source"/>
        <w:rPr>
          <w:del w:id="176" w:author="Stephen Klosterman" w:date="2020-11-08T11:38:00Z"/>
        </w:rPr>
      </w:pPr>
      <w:proofErr w:type="spellStart"/>
      <w:ins w:id="177" w:author="Stephen Klosterman" w:date="2020-11-08T11:38:00Z">
        <w:r>
          <w:t>group_by_pay_mean_y</w:t>
        </w:r>
      </w:ins>
      <w:commentRangeEnd w:id="171"/>
      <w:proofErr w:type="spellEnd"/>
      <w:r w:rsidR="0026324C">
        <w:rPr>
          <w:rStyle w:val="CommentReference"/>
          <w:rFonts w:cs="Arial"/>
        </w:rPr>
        <w:commentReference w:id="171"/>
      </w:r>
      <w:ins w:id="178" w:author="Stephen Klosterman" w:date="2020-11-08T11:38:00Z">
        <w:r w:rsidDel="00617A92">
          <w:t xml:space="preserve"> </w:t>
        </w:r>
      </w:ins>
      <w:del w:id="179" w:author="Stephen Klosterman" w:date="2020-11-08T11:38:00Z">
        <w:r w:rsidR="006A219A" w:rsidDel="00617A92">
          <w:delText>roup_by_pay_mean_y = df.groupby('PAY_1').agg({'default payment next month':np.mean})</w:delText>
        </w:r>
      </w:del>
    </w:p>
    <w:p w14:paraId="5FE5CE7F" w14:textId="24DFA964" w:rsidR="006A219A" w:rsidRDefault="006A219A" w:rsidP="00617A92">
      <w:pPr>
        <w:pStyle w:val="L-Source"/>
      </w:pPr>
      <w:del w:id="180" w:author="Stephen Klosterman" w:date="2020-11-08T11:38:00Z">
        <w:r w:rsidDel="00617A92">
          <w:delText>group_by_pay_mean_</w:delText>
        </w:r>
      </w:del>
      <w:del w:id="181" w:author="Stephen Klosterman" w:date="2020-11-08T11:39:00Z">
        <w:r w:rsidDel="00A75193">
          <w:delText>y</w:delText>
        </w:r>
      </w:del>
    </w:p>
    <w:p w14:paraId="220CA3BA" w14:textId="5FAED70D" w:rsidR="008F0CAC" w:rsidRDefault="006A219A" w:rsidP="008F0CAC">
      <w:pPr>
        <w:pStyle w:val="L-Regular"/>
      </w:pPr>
      <w:r>
        <w:t>The output should look as follows:</w:t>
      </w:r>
    </w:p>
    <w:p w14:paraId="2D53CF5A" w14:textId="602D3B2A" w:rsidR="008F0CAC" w:rsidDel="00CD3E7F" w:rsidRDefault="008F0CAC" w:rsidP="006A219A">
      <w:pPr>
        <w:pStyle w:val="L-Regular"/>
        <w:rPr>
          <w:del w:id="182" w:author="Stephen Klosterman" w:date="2020-11-08T11:39:00Z"/>
        </w:rPr>
      </w:pPr>
    </w:p>
    <w:p w14:paraId="3F17F7FE" w14:textId="64B71BB5" w:rsidR="008F0CAC" w:rsidRDefault="008F0CAC" w:rsidP="006A219A">
      <w:pPr>
        <w:pStyle w:val="L-Regular"/>
      </w:pPr>
      <w:r>
        <w:rPr>
          <w:noProof/>
        </w:rPr>
        <w:lastRenderedPageBreak/>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9">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77777777" w:rsidR="006A219A" w:rsidRDefault="006A219A" w:rsidP="006A219A">
      <w:pPr>
        <w:pStyle w:val="IMG-Caption"/>
      </w:pPr>
      <w:r>
        <w:t>Figure 3.14: Mean of the response variable by groups of the PAY_1 feature</w:t>
      </w:r>
    </w:p>
    <w:p w14:paraId="24B7314B" w14:textId="77777777" w:rsidR="006A219A" w:rsidRDefault="006A219A" w:rsidP="006A219A">
      <w:pPr>
        <w:pStyle w:val="L-Regular"/>
      </w:pPr>
      <w:r>
        <w:t>Looking at these values, you may already be able to discern the trend. Let's go straight to plotting them. We'll take it step by step and introduce some new concepts. You should put all the code from steps 3 through 6 in a single code cell.</w:t>
      </w:r>
    </w:p>
    <w:p w14:paraId="22EAC30B" w14:textId="77777777" w:rsidR="006A219A" w:rsidRDefault="006A219A" w:rsidP="006A219A">
      <w:pPr>
        <w:pStyle w:val="L-Regular"/>
      </w:pPr>
      <w:r>
        <w:t xml:space="preserve">In Matplotlib, every plot exists on an </w:t>
      </w:r>
      <w:r>
        <w:rPr>
          <w:rStyle w:val="P-Code"/>
        </w:rPr>
        <w:t>axes</w:t>
      </w:r>
      <w:r>
        <w:t xml:space="preserve">, and within a </w:t>
      </w:r>
      <w:r>
        <w:rPr>
          <w:rStyle w:val="P-Code"/>
        </w:rPr>
        <w:t>figure</w:t>
      </w:r>
      <w:r>
        <w:t xml:space="preserve"> window. By creating objects for </w:t>
      </w:r>
      <w:r>
        <w:rPr>
          <w:rStyle w:val="P-Code"/>
        </w:rPr>
        <w:t>axes</w:t>
      </w:r>
      <w:r>
        <w:t xml:space="preserve"> and </w:t>
      </w:r>
      <w:r>
        <w:rPr>
          <w:rStyle w:val="P-Code"/>
        </w:rPr>
        <w:t>figures</w:t>
      </w:r>
      <w:r>
        <w:t xml:space="preserve">, you can directly access and change their properties, including axis labels, tick marks, and other things on the axes, or the dimensions of the figure.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83"/>
      <w:r>
        <w:t xml:space="preserve">axes = </w:t>
      </w:r>
      <w:proofErr w:type="spellStart"/>
      <w:r>
        <w:t>plt.axes</w:t>
      </w:r>
      <w:proofErr w:type="spellEnd"/>
      <w:r>
        <w:t>()</w:t>
      </w:r>
      <w:commentRangeEnd w:id="183"/>
      <w:r w:rsidR="0026324C">
        <w:rPr>
          <w:rStyle w:val="CommentReference"/>
          <w:rFonts w:cs="Arial"/>
        </w:rPr>
        <w:commentReference w:id="183"/>
      </w:r>
    </w:p>
    <w:p w14:paraId="5EA0B69C" w14:textId="77777777" w:rsidR="006A219A" w:rsidRDefault="006A219A" w:rsidP="006A219A">
      <w:pPr>
        <w:pStyle w:val="L-Numbers"/>
      </w:pPr>
      <w:r>
        <w:t xml:space="preserve">Plot the overall default rate as a red horizontal line. </w:t>
      </w:r>
    </w:p>
    <w:p w14:paraId="568A5CEE" w14:textId="77777777" w:rsidR="006A219A" w:rsidRDefault="006A219A" w:rsidP="006A219A">
      <w:pPr>
        <w:pStyle w:val="L-Regular"/>
      </w:pPr>
      <w:r>
        <w:t xml:space="preserve">Matplotlib makes this easy; you just have to indicate the y-intercept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84"/>
      <w:proofErr w:type="spellStart"/>
      <w:r>
        <w:t>axes.axhline</w:t>
      </w:r>
      <w:proofErr w:type="spellEnd"/>
      <w:r>
        <w:t>(</w:t>
      </w:r>
      <w:proofErr w:type="spellStart"/>
      <w:r>
        <w:t>overall_default_rate</w:t>
      </w:r>
      <w:proofErr w:type="spellEnd"/>
      <w:r>
        <w:t>, color='red')</w:t>
      </w:r>
      <w:commentRangeEnd w:id="184"/>
      <w:r w:rsidR="0026324C">
        <w:rPr>
          <w:rStyle w:val="CommentReference"/>
          <w:rFonts w:cs="Arial"/>
        </w:rPr>
        <w:commentReference w:id="184"/>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68BF659" w:rsidR="006A219A" w:rsidRDefault="006A219A" w:rsidP="006A219A">
      <w:pPr>
        <w:pStyle w:val="L-Numbers"/>
      </w:pPr>
      <w:r>
        <w:t xml:space="preserve">Use the </w:t>
      </w:r>
      <w:r>
        <w:rPr>
          <w:rStyle w:val="P-Code"/>
        </w:rPr>
        <w:t>plot</w:t>
      </w:r>
      <w:r>
        <w:t xml:space="preserve"> method of the </w:t>
      </w:r>
      <w:proofErr w:type="spellStart"/>
      <w:r>
        <w:rPr>
          <w:rStyle w:val="P-Code"/>
        </w:rPr>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ins w:id="185" w:author="Stephen Klosterman" w:date="2020-11-08T11:42:00Z">
        <w:r w:rsidR="00CD3E7F">
          <w:rPr>
            <w:rStyle w:val="P-Bold"/>
          </w:rPr>
          <w:t>e</w:t>
        </w:r>
      </w:ins>
      <w:del w:id="186" w:author="Stephen Klosterman" w:date="2020-11-08T11:42:00Z">
        <w:r w:rsidDel="00CD3E7F">
          <w:rPr>
            <w:rStyle w:val="P-Bold"/>
          </w:rPr>
          <w:delText>i</w:delText>
        </w:r>
      </w:del>
      <w:r>
        <w:rPr>
          <w:rStyle w:val="P-Bold"/>
        </w:rPr>
        <w:t>s</w:t>
      </w:r>
      <w:r>
        <w:t xml:space="preserve"> of this plot should be the </w:t>
      </w:r>
      <w:r>
        <w:rPr>
          <w:rStyle w:val="P-Code"/>
        </w:rPr>
        <w:t>axes</w:t>
      </w:r>
      <w:r>
        <w:t xml:space="preserve"> we are already working with (otherwise, pandas would erase what was already there and create new </w:t>
      </w:r>
      <w:r>
        <w:rPr>
          <w:rStyle w:val="P-Code"/>
        </w:rPr>
        <w:t>axes</w:t>
      </w:r>
      <w:r>
        <w:t>):</w:t>
      </w:r>
    </w:p>
    <w:p w14:paraId="11D4E97F" w14:textId="77777777" w:rsidR="006A219A" w:rsidRDefault="006A219A" w:rsidP="006A219A">
      <w:pPr>
        <w:pStyle w:val="L-Source"/>
      </w:pPr>
      <w:commentRangeStart w:id="187"/>
      <w:proofErr w:type="spellStart"/>
      <w:r>
        <w:lastRenderedPageBreak/>
        <w:t>group_by_pay_mean_y.plot</w:t>
      </w:r>
      <w:proofErr w:type="spellEnd"/>
      <w:r>
        <w:t>(marker='x', legend=False, ax=axes)</w:t>
      </w:r>
      <w:commentRangeEnd w:id="187"/>
      <w:r w:rsidR="0026324C">
        <w:rPr>
          <w:rStyle w:val="CommentReference"/>
          <w:rFonts w:cs="Arial"/>
        </w:rPr>
        <w:commentReference w:id="187"/>
      </w:r>
    </w:p>
    <w:p w14:paraId="300E65B5" w14:textId="77777777" w:rsidR="006A219A" w:rsidRDefault="006A219A" w:rsidP="006A219A">
      <w:pPr>
        <w:pStyle w:val="L-Regular"/>
      </w:pPr>
      <w:r>
        <w:t xml:space="preserve">This is all the data we want to plot. </w:t>
      </w:r>
    </w:p>
    <w:p w14:paraId="3360AFEA" w14:textId="77777777" w:rsidR="006A219A" w:rsidRDefault="006A219A" w:rsidP="006A219A">
      <w:pPr>
        <w:pStyle w:val="L-Numbers"/>
      </w:pPr>
      <w:r>
        <w:t xml:space="preserve">Set the y-axis label and create a </w:t>
      </w:r>
      <w:r>
        <w:rPr>
          <w:rStyle w:val="P-Code"/>
        </w:rPr>
        <w:t>legend</w:t>
      </w:r>
      <w:r>
        <w:t xml:space="preserve"> instance (there are many possible options for controlling legend appearance, but a simple way is to provide a list of strings, indicating the labels for the graphical elements in the order they were added to the </w:t>
      </w:r>
      <w:r>
        <w:rPr>
          <w:rStyle w:val="P-Code"/>
        </w:rPr>
        <w:t>axes</w:t>
      </w:r>
      <w:r>
        <w:t>):</w:t>
      </w:r>
    </w:p>
    <w:p w14:paraId="1F4971B6" w14:textId="77777777" w:rsidR="006A219A" w:rsidRDefault="006A219A" w:rsidP="006A219A">
      <w:pPr>
        <w:pStyle w:val="L-Source"/>
      </w:pPr>
      <w:commentRangeStart w:id="188"/>
      <w:proofErr w:type="spellStart"/>
      <w:r>
        <w:t>axes.set_ylabel</w:t>
      </w:r>
      <w:proofErr w:type="spellEnd"/>
      <w:r>
        <w:t>('Proportion of credit defaults')</w:t>
      </w:r>
      <w:r>
        <w:br/>
      </w:r>
      <w:proofErr w:type="spellStart"/>
      <w:r>
        <w:t>axes.legend</w:t>
      </w:r>
      <w:proofErr w:type="spellEnd"/>
      <w:r>
        <w:t>(['Entire dataset', 'Groups of PAY_1'])</w:t>
      </w:r>
      <w:commentRangeEnd w:id="188"/>
      <w:r w:rsidR="0026324C">
        <w:rPr>
          <w:rStyle w:val="CommentReference"/>
          <w:rFonts w:cs="Arial"/>
        </w:rPr>
        <w:commentReference w:id="188"/>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rPr>
        <w:drawing>
          <wp:inline distT="0" distB="0" distL="0" distR="0" wp14:anchorId="10F3403D" wp14:editId="09D05FFB">
            <wp:extent cx="4724400" cy="3192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4400" cy="3192780"/>
                    </a:xfrm>
                    <a:prstGeom prst="rect">
                      <a:avLst/>
                    </a:prstGeom>
                    <a:noFill/>
                    <a:ln>
                      <a:noFill/>
                    </a:ln>
                  </pic:spPr>
                </pic:pic>
              </a:graphicData>
            </a:graphic>
          </wp:inline>
        </w:drawing>
      </w:r>
    </w:p>
    <w:p w14:paraId="2C7E77FE" w14:textId="77777777" w:rsidR="006A219A" w:rsidRDefault="006A219A" w:rsidP="006A219A">
      <w:pPr>
        <w:pStyle w:val="IMG-Caption"/>
      </w:pPr>
      <w:r>
        <w:t>Figure 3.15: Credit default rates across all the data</w:t>
      </w:r>
    </w:p>
    <w:p w14:paraId="0ACE1216" w14:textId="77777777" w:rsidR="006A219A" w:rsidRDefault="006A219A" w:rsidP="006A219A">
      <w:pPr>
        <w:pStyle w:val="L-Regular"/>
      </w:pPr>
      <w:r>
        <w:t xml:space="preserve">Our visualization of payment statuses has revealed a clear, and </w:t>
      </w:r>
      <w:proofErr w:type="gramStart"/>
      <w:r>
        <w:t>probably expected,</w:t>
      </w:r>
      <w:proofErr w:type="gramEnd"/>
      <w:r>
        <w:t xml:space="preserve"> story: those who defaulted before, are in fact more likely to default again. The default rate of accounts in good standing is well below the overall default rate, which we know from before is about 22%. However, at least 30% of the accounts that were in default last month will be in default again next month, according to this. This is a good visual to share with our business partner as it shows the effect of what may be the most important feature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lastRenderedPageBreak/>
        <w:t>Use this code to create logical masks for positive and negative samples:</w:t>
      </w:r>
    </w:p>
    <w:p w14:paraId="04D3061A" w14:textId="77777777" w:rsidR="006A219A" w:rsidRDefault="006A219A" w:rsidP="006A219A">
      <w:pPr>
        <w:pStyle w:val="L-Source"/>
      </w:pPr>
      <w:commentRangeStart w:id="189"/>
      <w:proofErr w:type="spellStart"/>
      <w:r>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commentRangeEnd w:id="189"/>
      <w:r w:rsidR="0026324C">
        <w:rPr>
          <w:rStyle w:val="CommentReference"/>
          <w:rFonts w:cs="Arial"/>
        </w:rPr>
        <w:commentReference w:id="189"/>
      </w:r>
    </w:p>
    <w:p w14:paraId="759780E5" w14:textId="1F69C0EF"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ins w:id="190" w:author="Stephen Klosterman" w:date="2021-01-10T20:35:00Z">
        <w:r w:rsidR="00B2264C">
          <w:t xml:space="preserve">the first histogram will have black edges and white bars, while the second will use </w:t>
        </w:r>
      </w:ins>
      <w:r>
        <w:rPr>
          <w:rStyle w:val="P-Code"/>
        </w:rPr>
        <w:t>alpha</w:t>
      </w:r>
      <w:r>
        <w:t xml:space="preserve"> </w:t>
      </w:r>
      <w:ins w:id="191" w:author="Stephen Klosterman" w:date="2021-01-10T20:35:00Z">
        <w:r w:rsidR="00B2264C">
          <w:t>to create</w:t>
        </w:r>
      </w:ins>
      <w:del w:id="192" w:author="Stephen Klosterman" w:date="2021-01-10T20:35:00Z">
        <w:r w:rsidDel="00B2264C">
          <w:delText>creates</w:delText>
        </w:r>
      </w:del>
      <w:r>
        <w:t xml:space="preserve"> transparency</w:t>
      </w:r>
      <w:ins w:id="193" w:author="Stephen Klosterman" w:date="2021-01-10T20:35:00Z">
        <w:r w:rsidR="00B2264C">
          <w:t>, so we can see both histograms in the places they overlap</w:t>
        </w:r>
      </w:ins>
      <w:del w:id="194" w:author="Stephen Klosterman" w:date="2021-01-10T20:35:00Z">
        <w:r w:rsidDel="00B2264C">
          <w:delText xml:space="preserve"> in the histograms, so that if they overlap we can still see each of them, and we specify the colors</w:delText>
        </w:r>
      </w:del>
      <w:r>
        <w:t xml:space="preserve">. </w:t>
      </w:r>
      <w:del w:id="195" w:author="Stephen Klosterman" w:date="2021-01-10T20:36:00Z">
        <w:r w:rsidDel="00A8359E">
          <w:delText>The blue and red colors, with transparency, will show a purpl</w:delText>
        </w:r>
      </w:del>
      <w:del w:id="196" w:author="Stephen Klosterman" w:date="2020-11-08T11:50:00Z">
        <w:r w:rsidDel="00CD3E7F">
          <w:delText>e</w:delText>
        </w:r>
      </w:del>
      <w:del w:id="197" w:author="Stephen Klosterman" w:date="2021-01-10T20:36:00Z">
        <w:r w:rsidDel="00A8359E">
          <w:delText xml:space="preserve"> color in places where the histograms overlap. </w:delText>
        </w:r>
      </w:del>
      <w:r>
        <w:t xml:space="preserve">Once we have the histograms, we rotate the x-axis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198"/>
      <w:r>
        <w:t xml:space="preserve">axes = </w:t>
      </w:r>
      <w:proofErr w:type="spellStart"/>
      <w:r>
        <w:t>plt.axes</w:t>
      </w:r>
      <w:proofErr w:type="spellEnd"/>
      <w:r>
        <w:t>()</w:t>
      </w:r>
    </w:p>
    <w:p w14:paraId="12157F70" w14:textId="77777777" w:rsidR="00B2264C" w:rsidRDefault="00B2264C" w:rsidP="00B2264C">
      <w:pPr>
        <w:pStyle w:val="L-Source"/>
        <w:rPr>
          <w:ins w:id="199" w:author="Stephen Klosterman" w:date="2021-01-10T20:33:00Z"/>
        </w:rPr>
      </w:pPr>
      <w:proofErr w:type="spellStart"/>
      <w:ins w:id="200" w:author="Stephen Klosterman" w:date="2021-01-10T20:33:00Z">
        <w:r>
          <w:t>axes.hist</w:t>
        </w:r>
        <w:proofErr w:type="spellEnd"/>
        <w:r>
          <w:t>(</w:t>
        </w:r>
        <w:proofErr w:type="spellStart"/>
        <w:r>
          <w:t>df.loc</w:t>
        </w:r>
        <w:proofErr w:type="spellEnd"/>
        <w:r>
          <w:t>[</w:t>
        </w:r>
        <w:proofErr w:type="spellStart"/>
        <w:r>
          <w:t>neg_mask</w:t>
        </w:r>
        <w:proofErr w:type="spellEnd"/>
        <w:r>
          <w:t>, 'LIMIT_BAL'],</w:t>
        </w:r>
      </w:ins>
    </w:p>
    <w:p w14:paraId="5DC6B843" w14:textId="77777777" w:rsidR="00B2264C" w:rsidRDefault="00B2264C" w:rsidP="00B2264C">
      <w:pPr>
        <w:pStyle w:val="L-Source"/>
        <w:rPr>
          <w:ins w:id="201" w:author="Stephen Klosterman" w:date="2021-01-10T20:33:00Z"/>
        </w:rPr>
      </w:pPr>
      <w:ins w:id="202" w:author="Stephen Klosterman" w:date="2021-01-10T20:33:00Z">
        <w:r>
          <w:t xml:space="preserve">          </w:t>
        </w:r>
        <w:proofErr w:type="spellStart"/>
        <w:r>
          <w:t>edgecolor</w:t>
        </w:r>
        <w:proofErr w:type="spellEnd"/>
        <w:r>
          <w:t>='black', color='white')</w:t>
        </w:r>
      </w:ins>
    </w:p>
    <w:p w14:paraId="2B97D49B" w14:textId="77777777" w:rsidR="00B2264C" w:rsidRDefault="00B2264C" w:rsidP="00B2264C">
      <w:pPr>
        <w:pStyle w:val="L-Source"/>
        <w:rPr>
          <w:ins w:id="203" w:author="Stephen Klosterman" w:date="2021-01-10T20:33:00Z"/>
        </w:rPr>
      </w:pPr>
      <w:proofErr w:type="spellStart"/>
      <w:ins w:id="204" w:author="Stephen Klosterman" w:date="2021-01-10T20:33:00Z">
        <w:r>
          <w:t>axes.hist</w:t>
        </w:r>
        <w:proofErr w:type="spellEnd"/>
        <w:r>
          <w:t>(</w:t>
        </w:r>
        <w:proofErr w:type="spellStart"/>
        <w:r>
          <w:t>df.loc</w:t>
        </w:r>
        <w:proofErr w:type="spellEnd"/>
        <w:r>
          <w:t>[</w:t>
        </w:r>
        <w:proofErr w:type="spellStart"/>
        <w:r>
          <w:t>pos_mask</w:t>
        </w:r>
        <w:proofErr w:type="spellEnd"/>
        <w:r>
          <w:t>, 'LIMIT_BAL'],</w:t>
        </w:r>
      </w:ins>
    </w:p>
    <w:p w14:paraId="6ABBB225" w14:textId="4FE21B59" w:rsidR="006A219A" w:rsidDel="00B2264C" w:rsidRDefault="00B2264C" w:rsidP="006A219A">
      <w:pPr>
        <w:pStyle w:val="L-Source"/>
        <w:rPr>
          <w:del w:id="205" w:author="Stephen Klosterman" w:date="2021-01-10T20:33:00Z"/>
        </w:rPr>
      </w:pPr>
      <w:ins w:id="206" w:author="Stephen Klosterman" w:date="2021-01-10T20:33:00Z">
        <w:r>
          <w:t xml:space="preserve">          alpha=0.5, </w:t>
        </w:r>
        <w:proofErr w:type="spellStart"/>
        <w:r>
          <w:t>edgecolor</w:t>
        </w:r>
        <w:proofErr w:type="spellEnd"/>
        <w:r>
          <w:t>=None, color='black')</w:t>
        </w:r>
      </w:ins>
      <w:del w:id="207" w:author="Stephen Klosterman" w:date="2021-01-10T20:33:00Z">
        <w:r w:rsidR="006A219A" w:rsidDel="00B2264C">
          <w:delText>axes.hist(df.loc[neg_mask, 'LIMIT_BAL'], alpha=0.5, color='blue')</w:delText>
        </w:r>
      </w:del>
    </w:p>
    <w:p w14:paraId="303FFAAD" w14:textId="77777777" w:rsidR="00B2264C" w:rsidRDefault="00B2264C" w:rsidP="00B2264C">
      <w:pPr>
        <w:pStyle w:val="L-Source"/>
        <w:rPr>
          <w:ins w:id="208" w:author="Stephen Klosterman" w:date="2021-01-10T20:33:00Z"/>
        </w:rPr>
      </w:pPr>
    </w:p>
    <w:p w14:paraId="3DAE32CC" w14:textId="319090F3" w:rsidR="006A219A" w:rsidDel="00B2264C" w:rsidRDefault="006A219A" w:rsidP="006A219A">
      <w:pPr>
        <w:pStyle w:val="L-Source"/>
        <w:rPr>
          <w:del w:id="209" w:author="Stephen Klosterman" w:date="2021-01-10T20:33:00Z"/>
        </w:rPr>
      </w:pPr>
      <w:del w:id="210" w:author="Stephen Klosterman" w:date="2021-01-10T20:33:00Z">
        <w:r w:rsidDel="00B2264C">
          <w:delText>axes.hist(df.loc[pos_mask, 'LIMIT_BAL'], alpha=0.5, color='red')</w:delText>
        </w:r>
      </w:del>
    </w:p>
    <w:p w14:paraId="5EDF9187" w14:textId="77777777" w:rsidR="006A219A" w:rsidRDefault="006A219A" w:rsidP="006A219A">
      <w:pPr>
        <w:pStyle w:val="L-Source"/>
      </w:pPr>
      <w:proofErr w:type="spellStart"/>
      <w:r>
        <w:t>axes.tick_params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commentRangeEnd w:id="198"/>
      <w:r w:rsidR="0026324C">
        <w:rPr>
          <w:rStyle w:val="CommentReference"/>
          <w:rFonts w:cs="Arial"/>
        </w:rPr>
        <w:commentReference w:id="198"/>
      </w:r>
    </w:p>
    <w:p w14:paraId="5310CF7D" w14:textId="77777777" w:rsidR="006A219A" w:rsidRDefault="006A219A" w:rsidP="006A219A">
      <w:pPr>
        <w:pStyle w:val="L-Regular"/>
      </w:pPr>
      <w:r>
        <w:t>The plot should appear like this:</w:t>
      </w:r>
    </w:p>
    <w:p w14:paraId="46F4D3DE" w14:textId="2DD25773" w:rsidR="006A219A" w:rsidRDefault="006A219A" w:rsidP="006A219A">
      <w:pPr>
        <w:pStyle w:val="L-Regular"/>
      </w:pPr>
      <w:r>
        <w:rPr>
          <w:noProof/>
        </w:rPr>
        <w:lastRenderedPageBreak/>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77777777" w:rsidR="006A219A" w:rsidRDefault="006A219A" w:rsidP="006A219A">
      <w:pPr>
        <w:pStyle w:val="IMG-Caption"/>
      </w:pPr>
      <w:r>
        <w:t>Figure 3.16: Dual histograms of credit limits</w:t>
      </w:r>
    </w:p>
    <w:p w14:paraId="33B19C7A" w14:textId="77777777" w:rsidR="006A219A" w:rsidRDefault="006A219A" w:rsidP="006A219A">
      <w:pPr>
        <w:pStyle w:val="L-Regular"/>
      </w:pPr>
      <w:r>
        <w:t>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blue histogram is bigger than the red one. This is due to the fact that fewer accounts default, than don't default. We already know this from examining the class fractions.</w:t>
      </w:r>
    </w:p>
    <w:p w14:paraId="3FCCB0B6" w14:textId="77777777" w:rsidR="006A219A" w:rsidRDefault="006A219A" w:rsidP="006A219A">
      <w:pPr>
        <w:pStyle w:val="L-Regular"/>
      </w:pPr>
      <w:r>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77777777"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NT$50000. </w:t>
      </w:r>
    </w:p>
    <w:p w14:paraId="75552108" w14:textId="56455F3B" w:rsidR="006A219A" w:rsidRDefault="006A219A" w:rsidP="006A219A">
      <w:pPr>
        <w:pStyle w:val="L-Numbers"/>
      </w:pPr>
      <w:r>
        <w:t>Create</w:t>
      </w:r>
      <w:ins w:id="211" w:author="Stephen Klosterman" w:date="2020-11-08T11:54:00Z">
        <w:r w:rsidR="00C35304">
          <w:t xml:space="preserve"> and display</w:t>
        </w:r>
      </w:ins>
      <w:r>
        <w:t xml:space="preserve"> the histogram bin edges with this code</w:t>
      </w:r>
      <w:del w:id="212" w:author="Stephen Klosterman" w:date="2020-11-08T11:54:00Z">
        <w:r w:rsidDel="00C35304">
          <w:delText>, which also prints the final bin edge as a check</w:delText>
        </w:r>
      </w:del>
      <w:r>
        <w:t>:</w:t>
      </w:r>
    </w:p>
    <w:p w14:paraId="5DE12AB6" w14:textId="77777777" w:rsidR="006A219A" w:rsidRDefault="006A219A" w:rsidP="006A219A">
      <w:pPr>
        <w:pStyle w:val="L-Source"/>
      </w:pPr>
      <w:commentRangeStart w:id="213"/>
      <w:proofErr w:type="spellStart"/>
      <w:r>
        <w:t>bin_edges</w:t>
      </w:r>
      <w:proofErr w:type="spellEnd"/>
      <w:r>
        <w:t xml:space="preserve"> = list(range(0,850000,50000))</w:t>
      </w:r>
    </w:p>
    <w:p w14:paraId="22307D3B" w14:textId="77777777" w:rsidR="006A219A" w:rsidRDefault="006A219A" w:rsidP="006A219A">
      <w:pPr>
        <w:pStyle w:val="L-Source"/>
      </w:pPr>
      <w:r>
        <w:t>print(</w:t>
      </w:r>
      <w:proofErr w:type="spellStart"/>
      <w:r>
        <w:t>bin_edges</w:t>
      </w:r>
      <w:proofErr w:type="spellEnd"/>
      <w:del w:id="214" w:author="Stephen Klosterman" w:date="2020-11-08T11:53:00Z">
        <w:r w:rsidDel="00C35304">
          <w:delText>[-1]</w:delText>
        </w:r>
      </w:del>
      <w:r>
        <w:t>)</w:t>
      </w:r>
      <w:commentRangeEnd w:id="213"/>
      <w:r w:rsidR="0026324C">
        <w:rPr>
          <w:rStyle w:val="CommentReference"/>
          <w:rFonts w:cs="Arial"/>
        </w:rPr>
        <w:commentReference w:id="213"/>
      </w:r>
    </w:p>
    <w:p w14:paraId="44A6191E" w14:textId="5706D280" w:rsidR="008F0CAC" w:rsidRDefault="006A219A" w:rsidP="008F0CAC">
      <w:pPr>
        <w:pStyle w:val="L-Regular"/>
      </w:pPr>
      <w:r>
        <w:t>The output should be:</w:t>
      </w:r>
    </w:p>
    <w:p w14:paraId="2EFD9902" w14:textId="5BE78839" w:rsidR="008F0CAC" w:rsidDel="00C35304" w:rsidRDefault="008F0CAC" w:rsidP="006A219A">
      <w:pPr>
        <w:pStyle w:val="P-Regular"/>
        <w:rPr>
          <w:del w:id="215" w:author="Stephen Klosterman" w:date="2020-11-08T11:54:00Z"/>
        </w:rPr>
      </w:pPr>
    </w:p>
    <w:p w14:paraId="287CFCE7" w14:textId="4CC5B03C" w:rsidR="008F0CAC" w:rsidRDefault="008F0CAC" w:rsidP="006A219A">
      <w:pPr>
        <w:pStyle w:val="P-Regular"/>
      </w:pPr>
      <w:r>
        <w:rPr>
          <w:noProof/>
        </w:rPr>
        <w:drawing>
          <wp:inline distT="0" distB="0" distL="0" distR="0" wp14:anchorId="53B1F35D" wp14:editId="590875E3">
            <wp:extent cx="6067914" cy="405114"/>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90459" cy="413296"/>
                    </a:xfrm>
                    <a:prstGeom prst="rect">
                      <a:avLst/>
                    </a:prstGeom>
                    <a:noFill/>
                    <a:ln>
                      <a:noFill/>
                    </a:ln>
                  </pic:spPr>
                </pic:pic>
              </a:graphicData>
            </a:graphic>
          </wp:inline>
        </w:drawing>
      </w:r>
    </w:p>
    <w:p w14:paraId="37179731" w14:textId="77777777" w:rsidR="006A219A" w:rsidRDefault="006A219A" w:rsidP="006A219A">
      <w:pPr>
        <w:pStyle w:val="IMG-Caption"/>
      </w:pPr>
      <w:r>
        <w:t>Figure 3.17: Observing the maximum credit limit and creating bin edges for normalized histograms</w:t>
      </w:r>
    </w:p>
    <w:p w14:paraId="1F101509" w14:textId="77777777" w:rsidR="006A219A" w:rsidRDefault="006A219A" w:rsidP="006A219A">
      <w:pPr>
        <w:pStyle w:val="L-Regular"/>
      </w:pPr>
      <w:r>
        <w:lastRenderedPageBreak/>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 tick labels</w:t>
      </w:r>
      <w:r>
        <w:t>, so that the heights of the histogram bins have the interpretation of proportions, which is more intuitive than the default output.</w:t>
      </w:r>
    </w:p>
    <w:p w14:paraId="4703B2C4" w14:textId="77777777" w:rsidR="006A219A" w:rsidRDefault="006A219A" w:rsidP="006A219A">
      <w:pPr>
        <w:pStyle w:val="L-Regular"/>
      </w:pPr>
      <w:r>
        <w:t xml:space="preserve">Y tick labels are the text labels displayed next to the ticks on the y-axis and are usually simply the values of the ticks at those locations. However, you are able to manually change this if you want. </w:t>
      </w:r>
    </w:p>
    <w:p w14:paraId="792264CF" w14:textId="01CF2A38" w:rsidR="008F0CAC" w:rsidRDefault="008F0CAC" w:rsidP="006A219A">
      <w:pPr>
        <w:pStyle w:val="P-Callout"/>
      </w:pPr>
      <w:r>
        <w:t>Note</w:t>
      </w:r>
    </w:p>
    <w:p w14:paraId="07ECB184" w14:textId="679924B7" w:rsidR="006A219A" w:rsidRDefault="006A219A" w:rsidP="006A219A">
      <w:pPr>
        <w:pStyle w:val="P-Callout"/>
      </w:pPr>
      <w:r>
        <w:t>According to the Matplotlib documentation, for a normalized histogram the bin heights are calculated by "dividing the count by the number of observations times the bin width" (</w:t>
      </w:r>
      <w:hyperlink r:id="rId33" w:history="1">
        <w:r>
          <w:rPr>
            <w:rStyle w:val="Hyperlink"/>
            <w:color w:val="000000"/>
          </w:rPr>
          <w:t>https://matplotlib.org/api/_as_gen/matplotlib.pyplot.hist.html</w:t>
        </w:r>
      </w:hyperlink>
      <w:r>
        <w:t xml:space="preserve">). So, we need to multiply the y-axis tick labels by the bin width of NT$50,000, for the bin heights to represent the proportion of the total number of samples in each bin. Notice the two lines where we get the tick locations of the y-axis, then set the labels to a modified version. The rounding to two decimal places with </w:t>
      </w:r>
      <w:proofErr w:type="spellStart"/>
      <w:r>
        <w:rPr>
          <w:rStyle w:val="P-Code"/>
        </w:rPr>
        <w:t>np.round</w:t>
      </w:r>
      <w:proofErr w:type="spellEnd"/>
      <w:r>
        <w:t xml:space="preserve"> is needed due to slight errors of floating point arithmetic.</w:t>
      </w:r>
    </w:p>
    <w:p w14:paraId="1E62D5EB" w14:textId="77777777" w:rsidR="006A219A" w:rsidRDefault="006A219A" w:rsidP="006A219A">
      <w:pPr>
        <w:pStyle w:val="L-Numbers"/>
      </w:pPr>
      <w:r>
        <w:t>Run this code to produce normalized histograms:</w:t>
      </w:r>
    </w:p>
    <w:p w14:paraId="3F176C88" w14:textId="7E340604" w:rsidR="00C35304" w:rsidRDefault="006A219A" w:rsidP="00C35304">
      <w:pPr>
        <w:pStyle w:val="L-Source"/>
        <w:rPr>
          <w:ins w:id="216" w:author="Stephen Klosterman" w:date="2020-11-08T11:58:00Z"/>
        </w:rPr>
      </w:pPr>
      <w:commentRangeStart w:id="217"/>
      <w:del w:id="218" w:author="Stephen Klosterman" w:date="2020-11-08T11:58:00Z">
        <w:r w:rsidDel="00C35304">
          <w:delText>m</w:delText>
        </w:r>
      </w:del>
      <w:proofErr w:type="spellStart"/>
      <w:ins w:id="219" w:author="Stephen Klosterman" w:date="2020-11-08T11:58:00Z">
        <w:r w:rsidR="00C35304">
          <w:t>mpl.rcParams</w:t>
        </w:r>
        <w:proofErr w:type="spellEnd"/>
        <w:r w:rsidR="00C35304">
          <w:t>['</w:t>
        </w:r>
        <w:proofErr w:type="spellStart"/>
        <w:r w:rsidR="00C35304">
          <w:t>figure.dpi</w:t>
        </w:r>
        <w:proofErr w:type="spellEnd"/>
        <w:r w:rsidR="00C35304">
          <w:t xml:space="preserve">'] = 400 </w:t>
        </w:r>
      </w:ins>
    </w:p>
    <w:p w14:paraId="00AB7141" w14:textId="77777777" w:rsidR="00C35304" w:rsidRDefault="00C35304" w:rsidP="00C35304">
      <w:pPr>
        <w:pStyle w:val="L-Source"/>
        <w:rPr>
          <w:ins w:id="220" w:author="Stephen Klosterman" w:date="2020-11-08T11:58:00Z"/>
        </w:rPr>
      </w:pPr>
      <w:ins w:id="221" w:author="Stephen Klosterman" w:date="2020-11-08T11:58:00Z">
        <w:r>
          <w:t xml:space="preserve">axes = </w:t>
        </w:r>
        <w:proofErr w:type="spellStart"/>
        <w:r>
          <w:t>plt.axes</w:t>
        </w:r>
        <w:proofErr w:type="spellEnd"/>
        <w:r>
          <w:t>()</w:t>
        </w:r>
      </w:ins>
    </w:p>
    <w:p w14:paraId="47E85E01" w14:textId="77777777" w:rsidR="00A8359E" w:rsidRDefault="00A8359E" w:rsidP="00A8359E">
      <w:pPr>
        <w:pStyle w:val="L-Source"/>
        <w:rPr>
          <w:ins w:id="222" w:author="Stephen Klosterman" w:date="2021-01-10T20:37:00Z"/>
        </w:rPr>
      </w:pPr>
      <w:proofErr w:type="spellStart"/>
      <w:ins w:id="223" w:author="Stephen Klosterman" w:date="2021-01-10T20:37:00Z">
        <w:r>
          <w:t>axes.hist</w:t>
        </w:r>
        <w:proofErr w:type="spellEnd"/>
        <w:r>
          <w:t>(</w:t>
        </w:r>
      </w:ins>
    </w:p>
    <w:p w14:paraId="386B1FD6" w14:textId="77777777" w:rsidR="00A8359E" w:rsidRDefault="00A8359E" w:rsidP="00A8359E">
      <w:pPr>
        <w:pStyle w:val="L-Source"/>
        <w:rPr>
          <w:ins w:id="224" w:author="Stephen Klosterman" w:date="2021-01-10T20:37:00Z"/>
        </w:rPr>
      </w:pPr>
      <w:ins w:id="225" w:author="Stephen Klosterman" w:date="2021-01-10T20:37:00Z">
        <w:r>
          <w:t xml:space="preserve">    </w:t>
        </w:r>
        <w:proofErr w:type="spellStart"/>
        <w:r>
          <w:t>df.loc</w:t>
        </w:r>
        <w:proofErr w:type="spellEnd"/>
        <w:r>
          <w:t>[</w:t>
        </w:r>
        <w:proofErr w:type="spellStart"/>
        <w:r>
          <w:t>neg_mask</w:t>
        </w:r>
        <w:proofErr w:type="spellEnd"/>
        <w:r>
          <w:t>, 'LIMIT_BAL'],</w:t>
        </w:r>
      </w:ins>
    </w:p>
    <w:p w14:paraId="00B12C90" w14:textId="77777777" w:rsidR="00A8359E" w:rsidRDefault="00A8359E" w:rsidP="00A8359E">
      <w:pPr>
        <w:pStyle w:val="L-Source"/>
        <w:rPr>
          <w:ins w:id="226" w:author="Stephen Klosterman" w:date="2021-01-10T20:37:00Z"/>
        </w:rPr>
      </w:pPr>
      <w:ins w:id="227" w:author="Stephen Klosterman" w:date="2021-01-10T20:37:00Z">
        <w:r>
          <w:t xml:space="preserve">    bins=</w:t>
        </w:r>
        <w:proofErr w:type="spellStart"/>
        <w:r>
          <w:t>bin_edges</w:t>
        </w:r>
        <w:proofErr w:type="spellEnd"/>
        <w:r>
          <w:t>, density=True,</w:t>
        </w:r>
      </w:ins>
    </w:p>
    <w:p w14:paraId="28073F4B" w14:textId="77777777" w:rsidR="00A8359E" w:rsidRDefault="00A8359E" w:rsidP="00A8359E">
      <w:pPr>
        <w:pStyle w:val="L-Source"/>
        <w:rPr>
          <w:ins w:id="228" w:author="Stephen Klosterman" w:date="2021-01-10T20:37:00Z"/>
        </w:rPr>
      </w:pPr>
      <w:ins w:id="229" w:author="Stephen Klosterman" w:date="2021-01-10T20:37:00Z">
        <w:r>
          <w:t xml:space="preserve">    </w:t>
        </w:r>
        <w:proofErr w:type="spellStart"/>
        <w:r>
          <w:t>edgecolor</w:t>
        </w:r>
        <w:proofErr w:type="spellEnd"/>
        <w:r>
          <w:t>='black', color='white')</w:t>
        </w:r>
      </w:ins>
    </w:p>
    <w:p w14:paraId="3913F5D1" w14:textId="77777777" w:rsidR="00A8359E" w:rsidRDefault="00A8359E" w:rsidP="00A8359E">
      <w:pPr>
        <w:pStyle w:val="L-Source"/>
        <w:rPr>
          <w:ins w:id="230" w:author="Stephen Klosterman" w:date="2021-01-10T20:37:00Z"/>
        </w:rPr>
      </w:pPr>
      <w:proofErr w:type="spellStart"/>
      <w:ins w:id="231" w:author="Stephen Klosterman" w:date="2021-01-10T20:37:00Z">
        <w:r>
          <w:t>axes.hist</w:t>
        </w:r>
        <w:proofErr w:type="spellEnd"/>
        <w:r>
          <w:t>(</w:t>
        </w:r>
      </w:ins>
    </w:p>
    <w:p w14:paraId="4DCA2289" w14:textId="77777777" w:rsidR="00A8359E" w:rsidRDefault="00A8359E" w:rsidP="00A8359E">
      <w:pPr>
        <w:pStyle w:val="L-Source"/>
        <w:rPr>
          <w:ins w:id="232" w:author="Stephen Klosterman" w:date="2021-01-10T20:37:00Z"/>
        </w:rPr>
      </w:pPr>
      <w:ins w:id="233" w:author="Stephen Klosterman" w:date="2021-01-10T20:37:00Z">
        <w:r>
          <w:t xml:space="preserve">    </w:t>
        </w:r>
        <w:proofErr w:type="spellStart"/>
        <w:r>
          <w:t>df.loc</w:t>
        </w:r>
        <w:proofErr w:type="spellEnd"/>
        <w:r>
          <w:t>[</w:t>
        </w:r>
        <w:proofErr w:type="spellStart"/>
        <w:r>
          <w:t>pos_mask</w:t>
        </w:r>
        <w:proofErr w:type="spellEnd"/>
        <w:r>
          <w:t>, 'LIMIT_BAL'],</w:t>
        </w:r>
      </w:ins>
    </w:p>
    <w:p w14:paraId="5E9BCE90" w14:textId="77777777" w:rsidR="00A8359E" w:rsidRDefault="00A8359E" w:rsidP="00A8359E">
      <w:pPr>
        <w:pStyle w:val="L-Source"/>
        <w:rPr>
          <w:ins w:id="234" w:author="Stephen Klosterman" w:date="2021-01-10T20:37:00Z"/>
        </w:rPr>
      </w:pPr>
      <w:ins w:id="235" w:author="Stephen Klosterman" w:date="2021-01-10T20:37:00Z">
        <w:r>
          <w:t xml:space="preserve">    bins=</w:t>
        </w:r>
        <w:proofErr w:type="spellStart"/>
        <w:r>
          <w:t>bin_edges</w:t>
        </w:r>
        <w:proofErr w:type="spellEnd"/>
        <w:r>
          <w:t>, density=True, alpha=0.5,</w:t>
        </w:r>
      </w:ins>
    </w:p>
    <w:p w14:paraId="374FC011" w14:textId="1A5060A0" w:rsidR="00C35304" w:rsidRDefault="00A8359E" w:rsidP="00A8359E">
      <w:pPr>
        <w:pStyle w:val="L-Source"/>
        <w:rPr>
          <w:ins w:id="236" w:author="Stephen Klosterman" w:date="2020-11-08T11:58:00Z"/>
        </w:rPr>
      </w:pPr>
      <w:ins w:id="237" w:author="Stephen Klosterman" w:date="2021-01-10T20:37:00Z">
        <w:r>
          <w:t xml:space="preserve">    </w:t>
        </w:r>
        <w:proofErr w:type="spellStart"/>
        <w:r>
          <w:t>edgecolor</w:t>
        </w:r>
        <w:proofErr w:type="spellEnd"/>
        <w:r>
          <w:t>=None, color='black')</w:t>
        </w:r>
      </w:ins>
    </w:p>
    <w:p w14:paraId="0988142F" w14:textId="77777777" w:rsidR="00C35304" w:rsidRDefault="00C35304" w:rsidP="00C35304">
      <w:pPr>
        <w:pStyle w:val="L-Source"/>
        <w:rPr>
          <w:ins w:id="238" w:author="Stephen Klosterman" w:date="2020-11-08T11:58:00Z"/>
        </w:rPr>
      </w:pPr>
      <w:proofErr w:type="spellStart"/>
      <w:ins w:id="239" w:author="Stephen Klosterman" w:date="2020-11-08T11:58:00Z">
        <w:r>
          <w:t>axes.tick_params</w:t>
        </w:r>
        <w:proofErr w:type="spellEnd"/>
        <w:r>
          <w:t xml:space="preserve">(axis='x', </w:t>
        </w:r>
        <w:proofErr w:type="spellStart"/>
        <w:r>
          <w:t>labelrotation</w:t>
        </w:r>
        <w:proofErr w:type="spellEnd"/>
        <w:r>
          <w:t>=45)</w:t>
        </w:r>
      </w:ins>
    </w:p>
    <w:p w14:paraId="447B17E8" w14:textId="77777777" w:rsidR="00C35304" w:rsidRDefault="00C35304" w:rsidP="00C35304">
      <w:pPr>
        <w:pStyle w:val="L-Source"/>
        <w:rPr>
          <w:ins w:id="240" w:author="Stephen Klosterman" w:date="2020-11-08T11:58:00Z"/>
        </w:rPr>
      </w:pPr>
      <w:proofErr w:type="spellStart"/>
      <w:ins w:id="241" w:author="Stephen Klosterman" w:date="2020-11-08T11:58:00Z">
        <w:r>
          <w:t>axes.set_xlabel</w:t>
        </w:r>
        <w:proofErr w:type="spellEnd"/>
        <w:r>
          <w:t>('Credit limit (NT$)')</w:t>
        </w:r>
      </w:ins>
    </w:p>
    <w:p w14:paraId="4150E809" w14:textId="77777777" w:rsidR="00C35304" w:rsidRDefault="00C35304" w:rsidP="00C35304">
      <w:pPr>
        <w:pStyle w:val="L-Source"/>
        <w:rPr>
          <w:ins w:id="242" w:author="Stephen Klosterman" w:date="2020-11-08T11:58:00Z"/>
        </w:rPr>
      </w:pPr>
      <w:proofErr w:type="spellStart"/>
      <w:ins w:id="243" w:author="Stephen Klosterman" w:date="2020-11-08T11:58:00Z">
        <w:r>
          <w:t>axes.set_ylabel</w:t>
        </w:r>
        <w:proofErr w:type="spellEnd"/>
        <w:r>
          <w:t>('Proportion of accounts')</w:t>
        </w:r>
      </w:ins>
    </w:p>
    <w:p w14:paraId="57E2896B" w14:textId="77777777" w:rsidR="00C35304" w:rsidRDefault="00C35304" w:rsidP="00C35304">
      <w:pPr>
        <w:pStyle w:val="L-Source"/>
        <w:rPr>
          <w:ins w:id="244" w:author="Stephen Klosterman" w:date="2020-11-08T11:58:00Z"/>
        </w:rPr>
      </w:pPr>
      <w:proofErr w:type="spellStart"/>
      <w:ins w:id="245" w:author="Stephen Klosterman" w:date="2020-11-08T11:58:00Z">
        <w:r>
          <w:t>y_ticks</w:t>
        </w:r>
        <w:proofErr w:type="spellEnd"/>
        <w:r>
          <w:t xml:space="preserve"> = </w:t>
        </w:r>
        <w:proofErr w:type="spellStart"/>
        <w:r>
          <w:t>axes.get_yticks</w:t>
        </w:r>
        <w:proofErr w:type="spellEnd"/>
        <w:r>
          <w:t>()</w:t>
        </w:r>
      </w:ins>
    </w:p>
    <w:p w14:paraId="28BEBA25" w14:textId="77777777" w:rsidR="00C35304" w:rsidRDefault="00C35304" w:rsidP="00C35304">
      <w:pPr>
        <w:pStyle w:val="L-Source"/>
        <w:rPr>
          <w:ins w:id="246" w:author="Stephen Klosterman" w:date="2020-11-08T11:58:00Z"/>
        </w:rPr>
      </w:pPr>
      <w:proofErr w:type="spellStart"/>
      <w:ins w:id="247" w:author="Stephen Klosterman" w:date="2020-11-08T11:58:00Z">
        <w:r>
          <w:t>axes.set_yticklabels</w:t>
        </w:r>
        <w:proofErr w:type="spellEnd"/>
        <w:r>
          <w:t>(</w:t>
        </w:r>
        <w:proofErr w:type="spellStart"/>
        <w:r>
          <w:t>np.round</w:t>
        </w:r>
        <w:proofErr w:type="spellEnd"/>
        <w:r>
          <w:t>(</w:t>
        </w:r>
        <w:proofErr w:type="spellStart"/>
        <w:r>
          <w:t>y_ticks</w:t>
        </w:r>
        <w:proofErr w:type="spellEnd"/>
        <w:r>
          <w:t>*50000,2))</w:t>
        </w:r>
      </w:ins>
    </w:p>
    <w:p w14:paraId="37F7E2FA" w14:textId="77777777" w:rsidR="00C35304" w:rsidRDefault="00C35304" w:rsidP="00C35304">
      <w:pPr>
        <w:pStyle w:val="L-Source"/>
        <w:rPr>
          <w:ins w:id="248" w:author="Stephen Klosterman" w:date="2020-11-08T11:58:00Z"/>
        </w:rPr>
      </w:pPr>
      <w:proofErr w:type="spellStart"/>
      <w:ins w:id="249" w:author="Stephen Klosterman" w:date="2020-11-08T11:58:00Z">
        <w:r>
          <w:t>axes.legend</w:t>
        </w:r>
        <w:proofErr w:type="spellEnd"/>
        <w:r>
          <w:t>(['Not defaulted', 'Defaulted'])</w:t>
        </w:r>
      </w:ins>
    </w:p>
    <w:p w14:paraId="3BCB59E0" w14:textId="77777777" w:rsidR="00C35304" w:rsidRDefault="00C35304" w:rsidP="00C35304">
      <w:pPr>
        <w:pStyle w:val="L-Source"/>
        <w:rPr>
          <w:ins w:id="250" w:author="Stephen Klosterman" w:date="2020-11-08T11:58:00Z"/>
        </w:rPr>
      </w:pPr>
      <w:proofErr w:type="spellStart"/>
      <w:ins w:id="251" w:author="Stephen Klosterman" w:date="2020-11-08T11:58:00Z">
        <w:r>
          <w:t>axes.set_title</w:t>
        </w:r>
        <w:proofErr w:type="spellEnd"/>
        <w:r>
          <w:t>(</w:t>
        </w:r>
      </w:ins>
    </w:p>
    <w:p w14:paraId="50B55E5A" w14:textId="0343C40A" w:rsidR="006A219A" w:rsidDel="00C35304" w:rsidRDefault="00C35304" w:rsidP="00C35304">
      <w:pPr>
        <w:pStyle w:val="L-Source"/>
        <w:rPr>
          <w:del w:id="252" w:author="Stephen Klosterman" w:date="2020-11-08T11:58:00Z"/>
        </w:rPr>
      </w:pPr>
      <w:ins w:id="253" w:author="Stephen Klosterman" w:date="2020-11-08T11:58:00Z">
        <w:r>
          <w:t xml:space="preserve">    'Normalized distributions of credit limits by response variable')</w:t>
        </w:r>
      </w:ins>
      <w:commentRangeEnd w:id="217"/>
      <w:r w:rsidR="0026324C">
        <w:rPr>
          <w:rStyle w:val="CommentReference"/>
          <w:rFonts w:cs="Arial"/>
        </w:rPr>
        <w:commentReference w:id="217"/>
      </w:r>
      <w:del w:id="254" w:author="Stephen Klosterman" w:date="2020-11-08T11:58:00Z">
        <w:r w:rsidR="006A219A" w:rsidDel="00C35304">
          <w:delText xml:space="preserve">pl.rcParams['figure.dpi'] = 400 </w:delText>
        </w:r>
      </w:del>
    </w:p>
    <w:p w14:paraId="58F1958F" w14:textId="78D7765E" w:rsidR="006A219A" w:rsidDel="00C35304" w:rsidRDefault="006A219A" w:rsidP="00C35304">
      <w:pPr>
        <w:pStyle w:val="L-Source"/>
        <w:rPr>
          <w:del w:id="255" w:author="Stephen Klosterman" w:date="2020-11-08T11:58:00Z"/>
        </w:rPr>
      </w:pPr>
      <w:del w:id="256" w:author="Stephen Klosterman" w:date="2020-11-08T11:58:00Z">
        <w:r w:rsidDel="00C35304">
          <w:delText>axes = plt.axes()</w:delText>
        </w:r>
      </w:del>
    </w:p>
    <w:p w14:paraId="47037A3F" w14:textId="701295F3" w:rsidR="006A219A" w:rsidDel="00C35304" w:rsidRDefault="006A219A" w:rsidP="00C35304">
      <w:pPr>
        <w:pStyle w:val="L-Source"/>
        <w:rPr>
          <w:del w:id="257" w:author="Stephen Klosterman" w:date="2020-11-08T11:58:00Z"/>
        </w:rPr>
      </w:pPr>
      <w:del w:id="258" w:author="Stephen Klosterman" w:date="2020-11-08T11:58:00Z">
        <w:r w:rsidDel="00C35304">
          <w:delText>axes.hist(df.loc[neg_mask, 'LIMIT_BAL'], bins=bin_edges, alpha=0.5, density=True, color='blue')</w:delText>
        </w:r>
      </w:del>
    </w:p>
    <w:p w14:paraId="6B75A0EB" w14:textId="2EE8F329" w:rsidR="006A219A" w:rsidDel="00C35304" w:rsidRDefault="006A219A" w:rsidP="00C35304">
      <w:pPr>
        <w:pStyle w:val="L-Source"/>
        <w:rPr>
          <w:del w:id="259" w:author="Stephen Klosterman" w:date="2020-11-08T11:58:00Z"/>
        </w:rPr>
      </w:pPr>
      <w:del w:id="260" w:author="Stephen Klosterman" w:date="2020-11-08T11:58:00Z">
        <w:r w:rsidDel="00C35304">
          <w:delText>axes.hist(df.loc[pos_mask, 'LIMIT_BAL'], bins=bin_edges, alpha=0.5, density=True, color='red')</w:delText>
        </w:r>
      </w:del>
    </w:p>
    <w:p w14:paraId="1AAB5601" w14:textId="1EFF77B9" w:rsidR="006A219A" w:rsidDel="00C35304" w:rsidRDefault="006A219A" w:rsidP="00C35304">
      <w:pPr>
        <w:pStyle w:val="L-Source"/>
        <w:rPr>
          <w:del w:id="261" w:author="Stephen Klosterman" w:date="2020-11-08T11:58:00Z"/>
        </w:rPr>
      </w:pPr>
      <w:del w:id="262" w:author="Stephen Klosterman" w:date="2020-11-08T11:58:00Z">
        <w:r w:rsidDel="00C35304">
          <w:delText>axes.tick_params(axis='x', labelrotation=45)</w:delText>
        </w:r>
      </w:del>
    </w:p>
    <w:p w14:paraId="3A0F16F1" w14:textId="358C9C62" w:rsidR="006A219A" w:rsidDel="00C35304" w:rsidRDefault="006A219A" w:rsidP="00C35304">
      <w:pPr>
        <w:pStyle w:val="L-Source"/>
        <w:rPr>
          <w:del w:id="263" w:author="Stephen Klosterman" w:date="2020-11-08T11:58:00Z"/>
        </w:rPr>
      </w:pPr>
      <w:del w:id="264" w:author="Stephen Klosterman" w:date="2020-11-08T11:58:00Z">
        <w:r w:rsidDel="00C35304">
          <w:delText>axes.set_xlabel('Credit limit (NT$)')</w:delText>
        </w:r>
      </w:del>
    </w:p>
    <w:p w14:paraId="6FEFE654" w14:textId="462CE292" w:rsidR="006A219A" w:rsidDel="00C35304" w:rsidRDefault="006A219A" w:rsidP="00C35304">
      <w:pPr>
        <w:pStyle w:val="L-Source"/>
        <w:rPr>
          <w:del w:id="265" w:author="Stephen Klosterman" w:date="2020-11-08T11:58:00Z"/>
        </w:rPr>
      </w:pPr>
      <w:del w:id="266" w:author="Stephen Klosterman" w:date="2020-11-08T11:58:00Z">
        <w:r w:rsidDel="00C35304">
          <w:delText>axes.set_ylabel('Proportion of accounts')</w:delText>
        </w:r>
      </w:del>
    </w:p>
    <w:p w14:paraId="616408FE" w14:textId="7A11FB4D" w:rsidR="006A219A" w:rsidDel="00C35304" w:rsidRDefault="006A219A" w:rsidP="00C35304">
      <w:pPr>
        <w:pStyle w:val="L-Source"/>
        <w:rPr>
          <w:del w:id="267" w:author="Stephen Klosterman" w:date="2020-11-08T11:58:00Z"/>
        </w:rPr>
      </w:pPr>
      <w:del w:id="268" w:author="Stephen Klosterman" w:date="2020-11-08T11:58:00Z">
        <w:r w:rsidDel="00C35304">
          <w:lastRenderedPageBreak/>
          <w:delText>y_ticks = axes.get_yticks()</w:delText>
        </w:r>
      </w:del>
    </w:p>
    <w:p w14:paraId="55B9E871" w14:textId="7A9C0874" w:rsidR="006A219A" w:rsidDel="00C35304" w:rsidRDefault="006A219A" w:rsidP="00C35304">
      <w:pPr>
        <w:pStyle w:val="L-Source"/>
        <w:rPr>
          <w:del w:id="269" w:author="Stephen Klosterman" w:date="2020-11-08T11:58:00Z"/>
        </w:rPr>
      </w:pPr>
      <w:del w:id="270" w:author="Stephen Klosterman" w:date="2020-11-08T11:58:00Z">
        <w:r w:rsidDel="00C35304">
          <w:delText>axes.set_yticklabels(np.round(y_ticks*50000,2))</w:delText>
        </w:r>
      </w:del>
    </w:p>
    <w:p w14:paraId="58170DAB" w14:textId="65E34619" w:rsidR="006A219A" w:rsidDel="00C35304" w:rsidRDefault="006A219A" w:rsidP="00C35304">
      <w:pPr>
        <w:pStyle w:val="L-Source"/>
        <w:rPr>
          <w:del w:id="271" w:author="Stephen Klosterman" w:date="2020-11-08T11:58:00Z"/>
        </w:rPr>
      </w:pPr>
      <w:del w:id="272" w:author="Stephen Klosterman" w:date="2020-11-08T11:58:00Z">
        <w:r w:rsidDel="00C35304">
          <w:delText>axes.legend(['Not defaulted', 'Defaulted'])</w:delText>
        </w:r>
      </w:del>
    </w:p>
    <w:p w14:paraId="07743211" w14:textId="6B127B77" w:rsidR="006A219A" w:rsidRDefault="006A219A" w:rsidP="00C35304">
      <w:pPr>
        <w:pStyle w:val="L-Source"/>
      </w:pPr>
      <w:del w:id="273" w:author="Stephen Klosterman" w:date="2020-11-08T11:58:00Z">
        <w:r w:rsidDel="00C35304">
          <w:delText>axes.set_title('Normalized distributions of credit limits by response variable')</w:delText>
        </w:r>
      </w:del>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77777777" w:rsidR="006A219A" w:rsidRDefault="006A219A" w:rsidP="006A219A">
      <w:pPr>
        <w:pStyle w:val="IMG-Caption"/>
      </w:pPr>
      <w:r>
        <w:t>Figure 3.18: Normalized dual histograms</w:t>
      </w:r>
    </w:p>
    <w:p w14:paraId="10E8CB1C" w14:textId="77777777" w:rsidR="006A219A" w:rsidRDefault="006A219A" w:rsidP="006A219A">
      <w:pPr>
        <w:pStyle w:val="P-Regular"/>
      </w:pPr>
      <w:r>
        <w:t xml:space="preserve">You can see that plots in Matplotlib are highly customizable. In order to view all the different things you can </w:t>
      </w:r>
      <w:r>
        <w:rPr>
          <w:rStyle w:val="P-Code"/>
        </w:rPr>
        <w:t>get</w:t>
      </w:r>
      <w:r>
        <w:t xml:space="preserve"> from, and </w:t>
      </w:r>
      <w:r>
        <w:rPr>
          <w:rStyle w:val="P-Code"/>
        </w:rPr>
        <w:t>set</w:t>
      </w:r>
      <w:r>
        <w:t xml:space="preserve"> on Matplotlib axes, have a look here: </w:t>
      </w:r>
      <w:hyperlink r:id="rId35" w:history="1">
        <w:r>
          <w:rPr>
            <w:rStyle w:val="Hyperlink"/>
            <w:color w:val="000000"/>
          </w:rPr>
          <w:t>https://matplotlib.org/api/axes_api.html</w:t>
        </w:r>
      </w:hyperlink>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77777777" w:rsidR="006A219A" w:rsidRDefault="006A219A" w:rsidP="006A219A">
      <w:pPr>
        <w:pStyle w:val="P-Regular"/>
      </w:pPr>
      <w:r>
        <w:t>Depending on how the model building goes, if the features we examined in this exercise turn out to be important for predictive modeling as we might expect, it would be good to show these graphs to our client, as part of a presentation of our work. This would give the client insight into how the model works.</w:t>
      </w:r>
    </w:p>
    <w:p w14:paraId="2E762A82" w14:textId="77777777" w:rsidR="006A219A" w:rsidRDefault="006A219A" w:rsidP="006A219A">
      <w:pPr>
        <w:pStyle w:val="P-Regular"/>
      </w:pPr>
      <w:r>
        <w:t>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lastRenderedPageBreak/>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ins w:id="274" w:author="Stephen Klosterman" w:date="2020-11-15T08:36:00Z">
        <w:r w:rsidR="00613706">
          <w:t xml:space="preserve">both </w:t>
        </w:r>
      </w:ins>
      <w:r>
        <w:t>a certain education level and a certain range of credit limit?</w:t>
      </w:r>
    </w:p>
    <w:p w14:paraId="7D5387A8" w14:textId="503BC732"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Pr>
          <w:rStyle w:val="P-Keyword"/>
        </w:rPr>
        <w:t>polynomial</w:t>
      </w:r>
      <w:r>
        <w:t xml:space="preserve"> or </w:t>
      </w:r>
      <w:r>
        <w:rPr>
          <w:rStyle w:val="P-Keyword"/>
        </w:rPr>
        <w:t>logarithmic</w:t>
      </w:r>
      <w:r>
        <w:t xml:space="preserve"> transformation, or </w:t>
      </w:r>
      <w:r>
        <w:rPr>
          <w:rStyle w:val="P-Keyword"/>
        </w:rPr>
        <w:t>binning</w:t>
      </w:r>
      <w:r>
        <w:t xml:space="preserve"> (</w:t>
      </w:r>
      <w:r>
        <w:rPr>
          <w:rStyle w:val="P-Keywor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del w:id="275" w:author="Stephen Klosterman" w:date="2020-11-15T08:42:00Z">
        <w:r w:rsidDel="007C2A37">
          <w:delText>random forest</w:delText>
        </w:r>
      </w:del>
      <w:ins w:id="276" w:author="Stephen Klosterman" w:date="2020-11-15T08:42:00Z">
        <w:r w:rsidR="007C2A37">
          <w:t>decision trees and methods based on them</w:t>
        </w:r>
      </w:ins>
      <w:r>
        <w:t>, which we will examine later. But there is still value in looking for simple relationships that can be found by linear methods for univariate feature selection, and it is quick to do.</w:t>
      </w:r>
    </w:p>
    <w:p w14:paraId="0888431A" w14:textId="713AC321" w:rsidR="006A219A" w:rsidRDefault="006A219A" w:rsidP="006A219A">
      <w:pPr>
        <w:pStyle w:val="H2-General"/>
      </w:pPr>
      <w:r>
        <w:t xml:space="preserve">Understanding Logistic Regression </w:t>
      </w:r>
      <w:ins w:id="277" w:author="Stephen Klosterman" w:date="2020-11-15T08:43:00Z">
        <w:r w:rsidR="009A0058">
          <w:t xml:space="preserve">and the Sigmoid Function </w:t>
        </w:r>
      </w:ins>
      <w:del w:id="278" w:author="Stephen Klosterman" w:date="2020-11-15T08:43:00Z">
        <w:r w:rsidDel="009A0058">
          <w:delText xml:space="preserve">with </w:delText>
        </w:r>
      </w:del>
      <w:ins w:id="279" w:author="Stephen Klosterman" w:date="2020-11-15T08:43:00Z">
        <w:r w:rsidR="009A0058">
          <w:t xml:space="preserve">using </w:t>
        </w:r>
      </w:ins>
      <w:r>
        <w:t>function Syntax in Python</w:t>
      </w:r>
      <w:del w:id="280" w:author="Stephen Klosterman" w:date="2020-11-15T08:43:00Z">
        <w:r w:rsidDel="009A0058">
          <w:delText xml:space="preserve"> and the Sigmoid Function</w:delText>
        </w:r>
      </w:del>
    </w:p>
    <w:p w14:paraId="6E82F4B7" w14:textId="078F8A16" w:rsidR="006A219A" w:rsidRDefault="006A219A" w:rsidP="006A219A">
      <w:pPr>
        <w:pStyle w:val="P-Regular"/>
      </w:pPr>
      <w:r>
        <w:t xml:space="preserve">In this section, we will open the </w:t>
      </w:r>
      <w:ins w:id="281" w:author="Stephen Klosterman" w:date="2020-11-15T08:43:00Z">
        <w:r w:rsidR="0093577D">
          <w:t>“</w:t>
        </w:r>
      </w:ins>
      <w:r>
        <w:t>black box</w:t>
      </w:r>
      <w:ins w:id="282" w:author="Stephen Klosterman" w:date="2020-11-15T08:43:00Z">
        <w:r w:rsidR="0093577D">
          <w:t>” of logistic regression</w:t>
        </w:r>
      </w:ins>
      <w:r>
        <w:t xml:space="preserve"> all the way: we will gain a comprehensive understanding of how </w:t>
      </w:r>
      <w:del w:id="283" w:author="Stephen Klosterman" w:date="2020-11-15T08:43:00Z">
        <w:r w:rsidDel="0093577D">
          <w:delText>logistic regression</w:delText>
        </w:r>
      </w:del>
      <w:ins w:id="284" w:author="Stephen Klosterman" w:date="2020-11-15T08:43:00Z">
        <w:r w:rsidR="0093577D">
          <w:t>it</w:t>
        </w:r>
      </w:ins>
      <w:r>
        <w:t xml:space="preserve"> works. We start off by introducing a new programming concept: </w:t>
      </w:r>
      <w:r>
        <w:rPr>
          <w:rStyle w:val="P-Bold"/>
        </w:rPr>
        <w:t>functions</w:t>
      </w:r>
      <w:r>
        <w:t>. At the same time, we'll learn about a mathematical function</w:t>
      </w:r>
      <w:ins w:id="285" w:author="Stephen Klosterman" w:date="2020-11-15T08:44:00Z">
        <w:r w:rsidR="0093577D">
          <w:t>, the sigmoid function,</w:t>
        </w:r>
      </w:ins>
      <w:r>
        <w:t xml:space="preserve"> that plays a key role in logistic regression.</w:t>
      </w:r>
    </w:p>
    <w:p w14:paraId="3629DC47" w14:textId="75024B3C" w:rsidR="008F0CAC" w:rsidRDefault="006A219A" w:rsidP="006A219A">
      <w:pPr>
        <w:pStyle w:val="P-Regular"/>
      </w:pPr>
      <w:r>
        <w:t xml:space="preserve">In the most basic sense, a function in computer programming is a piece of code that takes inputs and produces outputs. You have been using functions throughout the book: functions that were written by someone else. Anytime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0020CD90" w14:textId="57FBE162" w:rsidR="008F0CAC" w:rsidRDefault="008F0CAC" w:rsidP="006A219A">
      <w:pPr>
        <w:pStyle w:val="P-Regular"/>
      </w:pPr>
      <w:commentRangeStart w:id="286"/>
      <w:r>
        <w:rPr>
          <w:noProof/>
        </w:rPr>
        <w:drawing>
          <wp:inline distT="0" distB="0" distL="0" distR="0" wp14:anchorId="48884D37" wp14:editId="7C9E1796">
            <wp:extent cx="2506980" cy="67818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06980" cy="678180"/>
                    </a:xfrm>
                    <a:prstGeom prst="rect">
                      <a:avLst/>
                    </a:prstGeom>
                    <a:noFill/>
                    <a:ln>
                      <a:noFill/>
                    </a:ln>
                  </pic:spPr>
                </pic:pic>
              </a:graphicData>
            </a:graphic>
          </wp:inline>
        </w:drawing>
      </w:r>
      <w:commentRangeEnd w:id="286"/>
      <w:r w:rsidR="000C3540">
        <w:rPr>
          <w:rStyle w:val="CommentReference"/>
        </w:rPr>
        <w:commentReference w:id="286"/>
      </w:r>
    </w:p>
    <w:p w14:paraId="7472A252" w14:textId="77777777" w:rsidR="006A219A" w:rsidRDefault="006A219A" w:rsidP="006A219A">
      <w:pPr>
        <w:pStyle w:val="P-Regular"/>
      </w:pPr>
    </w:p>
    <w:p w14:paraId="6CCA17ED" w14:textId="77777777" w:rsidR="006A219A" w:rsidRDefault="006A219A" w:rsidP="006A219A">
      <w:pPr>
        <w:pStyle w:val="IMG-Caption"/>
      </w:pPr>
      <w:r>
        <w:t>Figure 3.19: The mean function in NumPy</w:t>
      </w:r>
    </w:p>
    <w:p w14:paraId="2004CDEB" w14:textId="77777777"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 The implementations in popular packages are likely popular for a reason: people have spent time thinking about how to create them in the most efficient way. So, it would be wise to use them. However, since all the </w:t>
      </w:r>
      <w:r>
        <w:lastRenderedPageBreak/>
        <w:t xml:space="preserve">packages we are using are </w:t>
      </w:r>
      <w:r>
        <w:rPr>
          <w:rStyle w:val="P-Bold"/>
        </w:rPr>
        <w:t>open source</w:t>
      </w:r>
      <w:r>
        <w:t>, if you are interested to see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6A219A">
      <w:pPr>
        <w:pStyle w:val="SC-Source"/>
      </w:pPr>
      <w:commentRangeStart w:id="287"/>
      <w:r>
        <w:t xml:space="preserve">def </w:t>
      </w:r>
      <w:proofErr w:type="spellStart"/>
      <w:r>
        <w:t>my_mean</w:t>
      </w:r>
      <w:proofErr w:type="spellEnd"/>
      <w:r>
        <w:t>(</w:t>
      </w:r>
      <w:proofErr w:type="spellStart"/>
      <w:r>
        <w:t>input_argument</w:t>
      </w:r>
      <w:proofErr w:type="spellEnd"/>
      <w:r>
        <w:t>):</w:t>
      </w:r>
    </w:p>
    <w:p w14:paraId="5E4E7B1A" w14:textId="77777777" w:rsidR="006A219A" w:rsidRDefault="006A219A" w:rsidP="006A219A">
      <w:pPr>
        <w:pStyle w:val="SC-Source"/>
      </w:pPr>
      <w:r>
        <w:t xml:space="preserve">    output = sum(</w:t>
      </w:r>
      <w:proofErr w:type="spellStart"/>
      <w:r>
        <w:t>input_argument</w:t>
      </w:r>
      <w:proofErr w:type="spellEnd"/>
      <w:r>
        <w:t>)/</w:t>
      </w:r>
      <w:proofErr w:type="spellStart"/>
      <w:r>
        <w:t>len</w:t>
      </w:r>
      <w:proofErr w:type="spellEnd"/>
      <w:r>
        <w:t>(</w:t>
      </w:r>
      <w:proofErr w:type="spellStart"/>
      <w:r>
        <w:t>input_argument</w:t>
      </w:r>
      <w:proofErr w:type="spellEnd"/>
      <w:r>
        <w:t>)</w:t>
      </w:r>
    </w:p>
    <w:p w14:paraId="03D579E7" w14:textId="77777777" w:rsidR="006A219A" w:rsidRDefault="006A219A" w:rsidP="006A219A">
      <w:pPr>
        <w:pStyle w:val="SC-Source"/>
      </w:pPr>
      <w:r>
        <w:t xml:space="preserve">    return(output)</w:t>
      </w:r>
      <w:commentRangeEnd w:id="287"/>
      <w:r w:rsidR="000C3540">
        <w:rPr>
          <w:rStyle w:val="CommentReference"/>
          <w:rFonts w:cs="Arial"/>
        </w:rPr>
        <w:commentReference w:id="287"/>
      </w:r>
    </w:p>
    <w:p w14:paraId="3788C1C0" w14:textId="37B6764E" w:rsidR="008F0CAC" w:rsidRDefault="006A219A" w:rsidP="006A219A">
      <w:pPr>
        <w:pStyle w:val="P-Regular"/>
      </w:pPr>
      <w:r>
        <w:t>After you execute the code cell with this definition, the function is available to you in other code cells in the notebook. For example:</w:t>
      </w:r>
    </w:p>
    <w:p w14:paraId="34ECD338" w14:textId="57C83C19" w:rsidR="008F0CAC" w:rsidDel="0093577D" w:rsidRDefault="008F0CAC" w:rsidP="006A219A">
      <w:pPr>
        <w:pStyle w:val="P-Regular"/>
        <w:rPr>
          <w:del w:id="288" w:author="Stephen Klosterman" w:date="2020-11-15T08:47:00Z"/>
        </w:rPr>
      </w:pPr>
      <w:commentRangeStart w:id="289"/>
      <w:r>
        <w:rPr>
          <w:noProof/>
        </w:rPr>
        <w:drawing>
          <wp:inline distT="0" distB="0" distL="0" distR="0" wp14:anchorId="71FA9FD7" wp14:editId="4F147FD5">
            <wp:extent cx="5311140" cy="71714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37">
                      <a:extLst>
                        <a:ext uri="{28A0092B-C50C-407E-A947-70E740481C1C}">
                          <a14:useLocalDpi xmlns:a14="http://schemas.microsoft.com/office/drawing/2010/main" val="0"/>
                        </a:ext>
                      </a:extLst>
                    </a:blip>
                    <a:srcRect t="54091"/>
                    <a:stretch/>
                  </pic:blipFill>
                  <pic:spPr bwMode="auto">
                    <a:xfrm>
                      <a:off x="0" y="0"/>
                      <a:ext cx="5311140" cy="717148"/>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9"/>
      <w:r w:rsidR="000C3540">
        <w:rPr>
          <w:rStyle w:val="CommentReference"/>
        </w:rPr>
        <w:commentReference w:id="289"/>
      </w:r>
    </w:p>
    <w:p w14:paraId="64ED263E" w14:textId="77777777" w:rsidR="006A219A" w:rsidRDefault="006A219A" w:rsidP="006A219A">
      <w:pPr>
        <w:pStyle w:val="P-Regular"/>
      </w:pPr>
    </w:p>
    <w:p w14:paraId="78E0FA74" w14:textId="77777777" w:rsidR="006A219A" w:rsidRDefault="006A219A" w:rsidP="006A219A">
      <w:pPr>
        <w:pStyle w:val="IMG-Caption"/>
      </w:pPr>
      <w:r>
        <w:t>Figure 3.20: Calculating the mean with a user-defined function</w:t>
      </w:r>
    </w:p>
    <w:p w14:paraId="69F51D7D" w14:textId="77777777" w:rsidR="006A219A" w:rsidRDefault="006A219A" w:rsidP="006A219A">
      <w:pPr>
        <w:pStyle w:val="P-Regular"/>
      </w:pPr>
      <w:r>
        <w:t xml:space="preserve">The first part to defining a function, as shown here, is to start a line of code with </w:t>
      </w:r>
      <w:r>
        <w:rPr>
          <w:rStyle w:val="P-Code"/>
        </w:rPr>
        <w:t>def</w:t>
      </w:r>
      <w:r>
        <w:t xml:space="preserve">, followed by a space, followed by the name you'd like to call the function. After this come parentheses, inside which the names of the </w:t>
      </w:r>
      <w:r>
        <w:rPr>
          <w:rStyle w:val="P-Keywor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77777777"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are 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341DB4D9" w14:textId="4F61E9F7" w:rsidR="008F0CAC" w:rsidRDefault="006A219A" w:rsidP="006A219A">
      <w:pPr>
        <w:pStyle w:val="P-Regular"/>
      </w:pPr>
      <w:r>
        <w:t xml:space="preserve">As a brief additional note, you can </w:t>
      </w:r>
      <w:ins w:id="290" w:author="Stephen Klosterman" w:date="2020-11-15T08:49:00Z">
        <w:r w:rsidR="0093577D">
          <w:t xml:space="preserve">optionally </w:t>
        </w:r>
      </w:ins>
      <w:r>
        <w:t>specify the inputs using the parameter names explicitly, which can be clearer when there are many inputs.</w:t>
      </w:r>
    </w:p>
    <w:p w14:paraId="5B591754" w14:textId="03E0D673" w:rsidR="008F0CAC" w:rsidRDefault="008F0CAC" w:rsidP="006A219A">
      <w:pPr>
        <w:pStyle w:val="P-Regular"/>
      </w:pPr>
    </w:p>
    <w:p w14:paraId="638FA097" w14:textId="49958912" w:rsidR="008F0CAC" w:rsidDel="0093577D" w:rsidRDefault="008F0CAC" w:rsidP="006A219A">
      <w:pPr>
        <w:pStyle w:val="P-Regular"/>
        <w:rPr>
          <w:del w:id="291" w:author="Stephen Klosterman" w:date="2020-11-15T08:50:00Z"/>
        </w:rPr>
      </w:pPr>
      <w:commentRangeStart w:id="292"/>
      <w:r>
        <w:rPr>
          <w:noProof/>
        </w:rPr>
        <w:drawing>
          <wp:inline distT="0" distB="0" distL="0" distR="0" wp14:anchorId="37C7BA68" wp14:editId="4ADADE78">
            <wp:extent cx="3368040" cy="6477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8040" cy="647700"/>
                    </a:xfrm>
                    <a:prstGeom prst="rect">
                      <a:avLst/>
                    </a:prstGeom>
                    <a:noFill/>
                    <a:ln>
                      <a:noFill/>
                    </a:ln>
                  </pic:spPr>
                </pic:pic>
              </a:graphicData>
            </a:graphic>
          </wp:inline>
        </w:drawing>
      </w:r>
      <w:commentRangeEnd w:id="292"/>
      <w:r w:rsidR="000C3540">
        <w:rPr>
          <w:rStyle w:val="CommentReference"/>
        </w:rPr>
        <w:commentReference w:id="292"/>
      </w:r>
    </w:p>
    <w:p w14:paraId="61913B38" w14:textId="77777777" w:rsidR="006A219A" w:rsidRDefault="006A219A" w:rsidP="006A219A">
      <w:pPr>
        <w:pStyle w:val="P-Regular"/>
      </w:pPr>
    </w:p>
    <w:p w14:paraId="1B99B667" w14:textId="77777777" w:rsidR="006A219A" w:rsidRDefault="006A219A" w:rsidP="006A219A">
      <w:pPr>
        <w:pStyle w:val="IMG-Caption"/>
      </w:pPr>
      <w:r>
        <w:t>Figure 3.21: Using a function with a parameter name</w:t>
      </w:r>
    </w:p>
    <w:p w14:paraId="574561AC" w14:textId="563A432B" w:rsidR="008F0CAC" w:rsidRDefault="006A219A" w:rsidP="006A219A">
      <w:pPr>
        <w:pStyle w:val="P-Regular"/>
      </w:pPr>
      <w:r>
        <w:lastRenderedPageBreak/>
        <w:t xml:space="preserve">Now that we're familiar with the basics of Python functions, we are going to consider a mathematical function that's important to logistic regression, called the </w:t>
      </w:r>
      <w:r>
        <w:rPr>
          <w:rStyle w:val="P-Keyword"/>
        </w:rPr>
        <w:t>sigmoid</w:t>
      </w:r>
      <w:r>
        <w:t xml:space="preserve">. This function may also be called the </w:t>
      </w:r>
      <w:r>
        <w:rPr>
          <w:rStyle w:val="P-Keyword"/>
        </w:rPr>
        <w:t>logistic function</w:t>
      </w:r>
      <w:r>
        <w:t>. The definition of the sigmoid is:</w:t>
      </w:r>
    </w:p>
    <w:p w14:paraId="508A4FBD" w14:textId="204A1CA9" w:rsidR="008F0CAC" w:rsidRDefault="008F0CAC" w:rsidP="006A219A">
      <w:pPr>
        <w:pStyle w:val="P-Regular"/>
      </w:pPr>
      <w:r>
        <w:rPr>
          <w:noProof/>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7777777" w:rsidR="006A219A" w:rsidRDefault="006A219A" w:rsidP="006A219A">
      <w:pPr>
        <w:pStyle w:val="IMG-Caption"/>
      </w:pPr>
      <w:r>
        <w:t>Figure 3.22: The sigmoid function</w:t>
      </w:r>
    </w:p>
    <w:p w14:paraId="52201574" w14:textId="77777777"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 </w:t>
      </w:r>
      <w:r>
        <w:rPr>
          <w:rStyle w:val="P-Code"/>
        </w:rPr>
        <w:t>exp</w:t>
      </w:r>
      <w:r>
        <w:t xml:space="preserve"> that takes e to the input exponent automatically. If you look at the documentation, you will see this process is called taking the "exponential", which sounds vague. But it is assumed to be understood that the base of the exponent is </w:t>
      </w:r>
      <w:r>
        <w:rPr>
          <w:rStyle w:val="P-Italics"/>
        </w:rPr>
        <w:t>e</w:t>
      </w:r>
      <w:r>
        <w:t xml:space="preserve"> in this case. In general, if you want to take an exponent in Python, such as </w:t>
      </w:r>
      <w:r w:rsidRPr="0093577D">
        <w:rPr>
          <w:rPrChange w:id="293" w:author="Stephen Klosterman" w:date="2020-11-15T08:51:00Z">
            <w:rPr>
              <w:rStyle w:val="P-Italics"/>
            </w:rPr>
          </w:rPrChange>
        </w:rPr>
        <w:t>2</w:t>
      </w:r>
      <w:r w:rsidRPr="0093577D">
        <w:rPr>
          <w:vertAlign w:val="superscript"/>
          <w:rPrChange w:id="294" w:author="Stephen Klosterman" w:date="2020-11-15T08:51:00Z">
            <w:rPr>
              <w:rStyle w:val="P-Italics"/>
            </w:rPr>
          </w:rPrChange>
        </w:rPr>
        <w:t>3</w:t>
      </w:r>
      <w:r>
        <w:t xml:space="preserve"> ("two to the third power"), the syntax is 2 asterisks: </w:t>
      </w:r>
      <w:r>
        <w:rPr>
          <w:rStyle w:val="P-Code"/>
        </w:rPr>
        <w:t>2**3</w:t>
      </w:r>
      <w:r>
        <w:t>, which equals 8, for example.</w:t>
      </w:r>
    </w:p>
    <w:p w14:paraId="4AF43493" w14:textId="70F575CC"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del w:id="295" w:author="Stephen Klosterman" w:date="2020-11-15T08:52:00Z">
        <w:r w:rsidDel="00067379">
          <w:delText>First</w:delText>
        </w:r>
      </w:del>
      <w:ins w:id="296" w:author="Stephen Klosterman" w:date="2020-11-15T08:52:00Z">
        <w:r w:rsidR="00067379">
          <w:t>To illustrate individual arguments</w:t>
        </w:r>
      </w:ins>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01491826" w14:textId="7A5985B7" w:rsidR="008F0CAC" w:rsidDel="0093577D" w:rsidRDefault="008F0CAC" w:rsidP="006A219A">
      <w:pPr>
        <w:pStyle w:val="P-Regular"/>
        <w:rPr>
          <w:del w:id="297" w:author="Stephen Klosterman" w:date="2020-11-15T08:52:00Z"/>
        </w:rPr>
      </w:pPr>
    </w:p>
    <w:p w14:paraId="0E335592" w14:textId="576BA747" w:rsidR="008F0CAC" w:rsidDel="0093577D" w:rsidRDefault="008F0CAC" w:rsidP="006A219A">
      <w:pPr>
        <w:pStyle w:val="P-Regular"/>
        <w:rPr>
          <w:del w:id="298" w:author="Stephen Klosterman" w:date="2020-11-15T08:52:00Z"/>
        </w:rPr>
      </w:pPr>
    </w:p>
    <w:p w14:paraId="133DB205" w14:textId="31910CFC" w:rsidR="008F0CAC" w:rsidRDefault="008F0CAC" w:rsidP="006A219A">
      <w:pPr>
        <w:pStyle w:val="P-Regular"/>
      </w:pPr>
      <w:commentRangeStart w:id="299"/>
      <w:r>
        <w:rPr>
          <w:noProof/>
        </w:rPr>
        <w:drawing>
          <wp:inline distT="0" distB="0" distL="0" distR="0" wp14:anchorId="65A9C0D4" wp14:editId="1F30E36A">
            <wp:extent cx="2910840" cy="15468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10840" cy="1546860"/>
                    </a:xfrm>
                    <a:prstGeom prst="rect">
                      <a:avLst/>
                    </a:prstGeom>
                    <a:noFill/>
                    <a:ln>
                      <a:noFill/>
                    </a:ln>
                  </pic:spPr>
                </pic:pic>
              </a:graphicData>
            </a:graphic>
          </wp:inline>
        </w:drawing>
      </w:r>
      <w:commentRangeEnd w:id="299"/>
      <w:r w:rsidR="000C3540">
        <w:rPr>
          <w:rStyle w:val="CommentReference"/>
        </w:rPr>
        <w:commentReference w:id="299"/>
      </w:r>
    </w:p>
    <w:p w14:paraId="1591CC96" w14:textId="7F87CB02" w:rsidR="006A219A" w:rsidRDefault="006A219A" w:rsidP="006A219A">
      <w:pPr>
        <w:pStyle w:val="IMG-Caption"/>
      </w:pPr>
      <w:r>
        <w:t xml:space="preserve">Figure 3.23: </w:t>
      </w:r>
      <w:del w:id="300" w:author="Stephen Klosterman" w:date="2020-11-15T08:53:00Z">
        <w:r w:rsidRPr="00067379" w:rsidDel="00067379">
          <w:rPr>
            <w:rStyle w:val="P-Code"/>
            <w:rPrChange w:id="301" w:author="Stephen Klosterman" w:date="2020-11-15T08:54:00Z">
              <w:rPr/>
            </w:rPrChange>
          </w:rPr>
          <w:delText>Exp</w:delText>
        </w:r>
      </w:del>
      <w:ins w:id="302" w:author="Stephen Klosterman" w:date="2020-11-15T08:53:00Z">
        <w:r w:rsidR="00067379" w:rsidRPr="00067379">
          <w:rPr>
            <w:rStyle w:val="P-Code"/>
            <w:rPrChange w:id="303" w:author="Stephen Klosterman" w:date="2020-11-15T08:54:00Z">
              <w:rPr/>
            </w:rPrChange>
          </w:rPr>
          <w:t>exp</w:t>
        </w:r>
      </w:ins>
      <w:r w:rsidRPr="00067379">
        <w:rPr>
          <w:rStyle w:val="P-Code"/>
          <w:rPrChange w:id="304" w:author="Stephen Klosterman" w:date="2020-11-15T08:54:00Z">
            <w:rPr/>
          </w:rPrChange>
        </w:rPr>
        <w:t>(1)</w:t>
      </w:r>
      <w:r>
        <w:t xml:space="preserve"> and </w:t>
      </w:r>
      <w:r w:rsidRPr="00067379">
        <w:rPr>
          <w:rStyle w:val="P-Code"/>
          <w:rPrChange w:id="305" w:author="Stephen Klosterman" w:date="2020-11-15T08:54:00Z">
            <w:rPr/>
          </w:rPrChange>
        </w:rPr>
        <w:t>exp(0)</w:t>
      </w:r>
      <w:r>
        <w:t xml:space="preserve"> with NumPy</w:t>
      </w:r>
    </w:p>
    <w:p w14:paraId="697B4BB8" w14:textId="114F87E4" w:rsidR="008F0CAC" w:rsidRDefault="006A219A" w:rsidP="006A219A">
      <w:pPr>
        <w:pStyle w:val="P-Regular"/>
      </w:pPr>
      <w:r>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as Python's </w:t>
      </w:r>
      <w:r>
        <w:rPr>
          <w:rStyle w:val="P-Code"/>
        </w:rPr>
        <w:t>range</w:t>
      </w:r>
      <w:r>
        <w:t>, but can also produce decimal values:</w:t>
      </w:r>
    </w:p>
    <w:p w14:paraId="4BD0A7C6" w14:textId="1EC12814" w:rsidR="008F0CAC" w:rsidRDefault="008F0CAC" w:rsidP="006A219A">
      <w:pPr>
        <w:pStyle w:val="P-Regular"/>
      </w:pPr>
    </w:p>
    <w:p w14:paraId="732B563D" w14:textId="4A289100" w:rsidR="008F0CAC" w:rsidDel="002215FB" w:rsidRDefault="008F0CAC" w:rsidP="006A219A">
      <w:pPr>
        <w:pStyle w:val="P-Regular"/>
        <w:rPr>
          <w:del w:id="306" w:author="Stephen Klosterman" w:date="2020-11-15T08:54:00Z"/>
        </w:rPr>
      </w:pPr>
      <w:commentRangeStart w:id="307"/>
      <w:r>
        <w:rPr>
          <w:noProof/>
        </w:rPr>
        <w:lastRenderedPageBreak/>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1">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307"/>
      <w:r w:rsidR="000C3540">
        <w:rPr>
          <w:rStyle w:val="CommentReference"/>
        </w:rPr>
        <w:commentReference w:id="307"/>
      </w:r>
    </w:p>
    <w:p w14:paraId="7A1DB9D6" w14:textId="77777777" w:rsidR="006A219A" w:rsidRDefault="006A219A" w:rsidP="006A219A">
      <w:pPr>
        <w:pStyle w:val="P-Regular"/>
      </w:pPr>
    </w:p>
    <w:p w14:paraId="616F39AE" w14:textId="77777777" w:rsidR="006A219A" w:rsidRDefault="006A219A" w:rsidP="006A219A">
      <w:pPr>
        <w:pStyle w:val="IMG-Caption"/>
      </w:pPr>
      <w:r>
        <w:t xml:space="preserve">Figure 3.24: Using </w:t>
      </w:r>
      <w:proofErr w:type="spellStart"/>
      <w:r>
        <w:t>np.linspace</w:t>
      </w:r>
      <w:proofErr w:type="spellEnd"/>
      <w:r>
        <w:t xml:space="preserve"> to make an array</w:t>
      </w:r>
    </w:p>
    <w:p w14:paraId="0304BAA1" w14:textId="77777777"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array </w:t>
      </w:r>
      <w:proofErr w:type="spellStart"/>
      <w:r>
        <w:rPr>
          <w:rStyle w:val="P-Code"/>
        </w:rPr>
        <w:t>X_exp</w:t>
      </w:r>
      <w:proofErr w:type="spellEnd"/>
      <w:r>
        <w:t xml:space="preserve"> and examine the first five values:</w:t>
      </w:r>
    </w:p>
    <w:p w14:paraId="0CADAC8B" w14:textId="3C58B38B" w:rsidR="008F0CAC" w:rsidDel="002215FB" w:rsidRDefault="008F0CAC" w:rsidP="006A219A">
      <w:pPr>
        <w:pStyle w:val="P-Regular"/>
        <w:rPr>
          <w:del w:id="308" w:author="Stephen Klosterman" w:date="2020-11-15T08:55:00Z"/>
        </w:rPr>
      </w:pPr>
    </w:p>
    <w:p w14:paraId="7388392F" w14:textId="712CB1B9" w:rsidR="008F0CAC" w:rsidRDefault="008F0CAC" w:rsidP="006A219A">
      <w:pPr>
        <w:pStyle w:val="P-Regular"/>
      </w:pPr>
      <w:commentRangeStart w:id="309"/>
      <w:r>
        <w:rPr>
          <w:noProof/>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309"/>
      <w:r w:rsidR="000C3540">
        <w:rPr>
          <w:rStyle w:val="CommentReference"/>
        </w:rPr>
        <w:commentReference w:id="309"/>
      </w:r>
    </w:p>
    <w:p w14:paraId="13060E39" w14:textId="77777777" w:rsidR="006A219A" w:rsidRDefault="006A219A" w:rsidP="006A219A">
      <w:pPr>
        <w:pStyle w:val="IMG-Caption"/>
      </w:pPr>
      <w:r>
        <w:t>Figure 3.25: NumPy's exp function</w:t>
      </w:r>
    </w:p>
    <w:p w14:paraId="6A5C675D" w14:textId="77777777" w:rsidR="006A219A" w:rsidRDefault="006A219A" w:rsidP="006A219A">
      <w:pPr>
        <w:pStyle w:val="H2-General"/>
      </w:pPr>
      <w:r>
        <w:t>Exercise 13: Plotting the Sigmoid Function</w:t>
      </w:r>
    </w:p>
    <w:p w14:paraId="02F43CCA" w14:textId="2294846C"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del w:id="310" w:author="Stephen Klosterman" w:date="2020-11-15T08:56:00Z">
        <w:r w:rsidDel="002215FB">
          <w:delText xml:space="preserve">create </w:delText>
        </w:r>
      </w:del>
      <w:ins w:id="311" w:author="Stephen Klosterman" w:date="2020-11-15T08:56:00Z">
        <w:r w:rsidR="002215FB">
          <w:t xml:space="preserve">make </w:t>
        </w:r>
      </w:ins>
      <w:r>
        <w:t xml:space="preserve">a plot of what the exponential function looks like over the interval [-4, 4]. You need to have run all the code in </w:t>
      </w:r>
      <w:r>
        <w:rPr>
          <w:rStyle w:val="P-Italics"/>
        </w:rPr>
        <w:t>Figures 3.23</w:t>
      </w:r>
      <w:r>
        <w:t xml:space="preserve"> and </w:t>
      </w:r>
      <w:r>
        <w:rPr>
          <w:rStyle w:val="P-Italics"/>
        </w:rPr>
        <w:t>3.24</w:t>
      </w:r>
      <w:r>
        <w:t xml:space="preserve"> 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6A219A">
      <w:pPr>
        <w:pStyle w:val="P-Callout"/>
      </w:pPr>
      <w:r>
        <w:t>Note</w:t>
      </w:r>
    </w:p>
    <w:p w14:paraId="6ECCCC80" w14:textId="16DEB19C" w:rsidR="006A219A" w:rsidRDefault="006A219A" w:rsidP="006A219A">
      <w:pPr>
        <w:pStyle w:val="P-Callout"/>
      </w:pPr>
      <w:r>
        <w:t xml:space="preserve">The code and the resulting output for this exercise have been loaded in a Jupyter Notebook that can be found here: </w:t>
      </w:r>
      <w:r w:rsidR="0093577D" w:rsidRPr="008B098F">
        <w:rPr>
          <w:strike/>
          <w:rPrChange w:id="312" w:author="Stephen Klosterman" w:date="2020-11-15T08:56:00Z">
            <w:rPr/>
          </w:rPrChange>
        </w:rPr>
        <w:fldChar w:fldCharType="begin"/>
      </w:r>
      <w:r w:rsidR="0093577D" w:rsidRPr="008B098F">
        <w:rPr>
          <w:strike/>
          <w:rPrChange w:id="313" w:author="Stephen Klosterman" w:date="2020-11-15T08:56:00Z">
            <w:rPr/>
          </w:rPrChange>
        </w:rPr>
        <w:instrText xml:space="preserve"> HYPERLINK "http://bit.ly/2Dz5iNA" </w:instrText>
      </w:r>
      <w:r w:rsidR="0093577D" w:rsidRPr="008B098F">
        <w:rPr>
          <w:strike/>
          <w:rPrChange w:id="314" w:author="Stephen Klosterman" w:date="2020-11-15T08:56:00Z">
            <w:rPr>
              <w:rStyle w:val="Hyperlink"/>
              <w:color w:val="000000"/>
            </w:rPr>
          </w:rPrChange>
        </w:rPr>
        <w:fldChar w:fldCharType="separate"/>
      </w:r>
      <w:r w:rsidRPr="008B098F">
        <w:rPr>
          <w:rStyle w:val="Hyperlink"/>
          <w:strike/>
          <w:color w:val="000000"/>
          <w:rPrChange w:id="315" w:author="Stephen Klosterman" w:date="2020-11-15T08:56:00Z">
            <w:rPr>
              <w:rStyle w:val="Hyperlink"/>
              <w:color w:val="000000"/>
            </w:rPr>
          </w:rPrChange>
        </w:rPr>
        <w:t>http://bit.ly/2Dz5iNA</w:t>
      </w:r>
      <w:r w:rsidR="0093577D" w:rsidRPr="008B098F">
        <w:rPr>
          <w:rStyle w:val="Hyperlink"/>
          <w:strike/>
          <w:color w:val="000000"/>
          <w:rPrChange w:id="316" w:author="Stephen Klosterman" w:date="2020-11-15T08:56:00Z">
            <w:rPr>
              <w:rStyle w:val="Hyperlink"/>
              <w:color w:val="000000"/>
            </w:rPr>
          </w:rPrChange>
        </w:rPr>
        <w:fldChar w:fldCharType="end"/>
      </w:r>
      <w:r>
        <w:t>.</w:t>
      </w:r>
    </w:p>
    <w:p w14:paraId="41CE3068" w14:textId="77777777" w:rsidR="006A219A" w:rsidRDefault="006A219A">
      <w:pPr>
        <w:pStyle w:val="L-Numbers"/>
        <w:numPr>
          <w:ilvl w:val="0"/>
          <w:numId w:val="20"/>
        </w:numPr>
        <w:pPrChange w:id="317" w:author="Stephen Klosterman" w:date="2020-11-15T09:55:00Z">
          <w:pPr>
            <w:pStyle w:val="L-Numbers"/>
          </w:pPr>
        </w:pPrChange>
      </w:pPr>
      <w:r>
        <w:t>Use this code to plot the exponential function:</w:t>
      </w:r>
    </w:p>
    <w:p w14:paraId="1E23D189" w14:textId="77777777" w:rsidR="006A219A" w:rsidRDefault="006A219A" w:rsidP="006A219A">
      <w:pPr>
        <w:pStyle w:val="L-Source"/>
      </w:pPr>
      <w:commentRangeStart w:id="318"/>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commentRangeEnd w:id="318"/>
      <w:r w:rsidR="000C3540">
        <w:rPr>
          <w:rStyle w:val="CommentReference"/>
          <w:rFonts w:cs="Arial"/>
        </w:rPr>
        <w:commentReference w:id="318"/>
      </w:r>
    </w:p>
    <w:p w14:paraId="4B96EB96" w14:textId="5F2DAC84" w:rsidR="006A219A" w:rsidRDefault="006A219A" w:rsidP="008F0CAC">
      <w:pPr>
        <w:pStyle w:val="L-Regular"/>
      </w:pPr>
      <w:r>
        <w:t>The plot should look like this:</w:t>
      </w:r>
    </w:p>
    <w:p w14:paraId="6CC8CB68" w14:textId="6E30574E" w:rsidR="008F0CAC" w:rsidRDefault="008F0CAC" w:rsidP="006A219A">
      <w:pPr>
        <w:pStyle w:val="L-Regular"/>
      </w:pPr>
    </w:p>
    <w:p w14:paraId="4F92355C" w14:textId="3715E529" w:rsidR="008F0CAC" w:rsidRDefault="008F0CAC" w:rsidP="006A219A">
      <w:pPr>
        <w:pStyle w:val="L-Regular"/>
      </w:pPr>
    </w:p>
    <w:p w14:paraId="5E052E75" w14:textId="4E7E5272" w:rsidR="008F0CAC" w:rsidRDefault="008F0CAC" w:rsidP="006A219A">
      <w:pPr>
        <w:pStyle w:val="L-Regular"/>
      </w:pPr>
      <w:r>
        <w:rPr>
          <w:noProof/>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77777777" w:rsidR="006A219A" w:rsidRDefault="006A219A" w:rsidP="006A219A">
      <w:pPr>
        <w:pStyle w:val="IMG-Caption"/>
      </w:pPr>
      <w:r>
        <w:t>Figure 3.26: Plotting the exponential function</w:t>
      </w:r>
    </w:p>
    <w:p w14:paraId="4EC39CCB" w14:textId="77777777" w:rsidR="006A219A" w:rsidRDefault="006A219A" w:rsidP="006A219A">
      <w:pPr>
        <w:pStyle w:val="L-Regular"/>
      </w:pPr>
      <w:r>
        <w:t xml:space="preserve">Notice that in titling the plot, we've taken advantage of a kind of syntax called </w:t>
      </w:r>
      <w:r>
        <w:rPr>
          <w:rStyle w:val="P-Keyword"/>
        </w:rPr>
        <w:t>LaTeX</w:t>
      </w:r>
      <w:r>
        <w:t xml:space="preserve">, which enables formatting of mathematical notation. We won't go </w:t>
      </w:r>
      <w:proofErr w:type="gramStart"/>
      <w:r>
        <w:t>in to</w:t>
      </w:r>
      <w:proofErr w:type="gramEnd"/>
      <w:r>
        <w:t xml:space="preserve">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77777777" w:rsidR="006A219A" w:rsidRDefault="006A219A" w:rsidP="006A219A">
      <w:pPr>
        <w:pStyle w:val="L-Regular"/>
      </w:pPr>
      <w:r>
        <w:t>Also note in figure 3.26 that many points spaced close together create the appearance of a smooth curve, but in fact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77777777"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7CF66517"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y-axis</w:t>
      </w:r>
      <w:r>
        <w:t>. This can be plotted easily</w:t>
      </w:r>
      <w:del w:id="319" w:author="Stephen Klosterman" w:date="2020-11-15T08:59:00Z">
        <w:r w:rsidDel="008B098F">
          <w:delText>,</w:delText>
        </w:r>
      </w:del>
      <w:ins w:id="320" w:author="Stephen Klosterman" w:date="2020-11-15T08:59:00Z">
        <w:r w:rsidR="008B098F">
          <w:t xml:space="preserve"> and annotated</w:t>
        </w:r>
      </w:ins>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321"/>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commentRangeEnd w:id="321"/>
      <w:r w:rsidR="000C3540">
        <w:rPr>
          <w:rStyle w:val="CommentReference"/>
          <w:rFonts w:cs="Arial"/>
        </w:rPr>
        <w:commentReference w:id="321"/>
      </w:r>
    </w:p>
    <w:p w14:paraId="64CF025A" w14:textId="364C09EF" w:rsidR="006A219A" w:rsidRDefault="006A219A" w:rsidP="008F0CAC">
      <w:pPr>
        <w:pStyle w:val="L-Regular"/>
      </w:pPr>
      <w:r>
        <w:t>The output should appear like this:</w:t>
      </w:r>
    </w:p>
    <w:p w14:paraId="143CAC80" w14:textId="76B25F79" w:rsidR="008F0CAC" w:rsidRDefault="008F0CAC" w:rsidP="006A219A">
      <w:pPr>
        <w:pStyle w:val="L-Regular"/>
      </w:pPr>
    </w:p>
    <w:p w14:paraId="34058EE8" w14:textId="66932700" w:rsidR="008F0CAC" w:rsidRDefault="008F0CAC" w:rsidP="006A219A">
      <w:pPr>
        <w:pStyle w:val="L-Regular"/>
      </w:pPr>
      <w:r>
        <w:rPr>
          <w:noProof/>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77777777" w:rsidR="006A219A" w:rsidRDefault="006A219A" w:rsidP="006A219A">
      <w:pPr>
        <w:pStyle w:val="IMG-Caption"/>
      </w:pPr>
      <w:r>
        <w:t>Figure 3.27: Plot of exp(-X)</w:t>
      </w:r>
    </w:p>
    <w:p w14:paraId="561A2233" w14:textId="77777777"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 becoming very large. Overall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zero.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322"/>
      <w:r>
        <w:t>def sigmoid(X):</w:t>
      </w:r>
    </w:p>
    <w:p w14:paraId="4C1EDDFD" w14:textId="77777777" w:rsidR="006A219A" w:rsidRDefault="006A219A" w:rsidP="006A219A">
      <w:pPr>
        <w:pStyle w:val="L-Source"/>
      </w:pPr>
      <w:r>
        <w:t xml:space="preserve">    Y = 1 / (1 + </w:t>
      </w:r>
      <w:proofErr w:type="spellStart"/>
      <w:r>
        <w:t>np.exp</w:t>
      </w:r>
      <w:proofErr w:type="spellEnd"/>
      <w:r>
        <w:t>(-X))</w:t>
      </w:r>
    </w:p>
    <w:p w14:paraId="57372300" w14:textId="77777777" w:rsidR="006A219A" w:rsidRDefault="006A219A" w:rsidP="006A219A">
      <w:pPr>
        <w:pStyle w:val="L-Source"/>
      </w:pPr>
      <w:r>
        <w:t xml:space="preserve">    return Y</w:t>
      </w:r>
      <w:commentRangeEnd w:id="322"/>
      <w:r w:rsidR="000C3540">
        <w:rPr>
          <w:rStyle w:val="CommentReference"/>
          <w:rFonts w:cs="Arial"/>
        </w:rPr>
        <w:commentReference w:id="322"/>
      </w:r>
    </w:p>
    <w:p w14:paraId="7946AD02" w14:textId="77777777" w:rsidR="006A219A" w:rsidRDefault="006A219A" w:rsidP="006A219A">
      <w:pPr>
        <w:pStyle w:val="L-Numbers"/>
      </w:pPr>
      <w:r>
        <w:t>Make a larger range of x-values to plot over and plot the sigmoid. Use this code:</w:t>
      </w:r>
    </w:p>
    <w:p w14:paraId="27682927" w14:textId="77777777" w:rsidR="006A219A" w:rsidRDefault="006A219A" w:rsidP="006A219A">
      <w:pPr>
        <w:pStyle w:val="L-Source"/>
      </w:pPr>
      <w:commentRangeStart w:id="323"/>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commentRangeEnd w:id="323"/>
      <w:r w:rsidR="000C3540">
        <w:rPr>
          <w:rStyle w:val="CommentReference"/>
          <w:rFonts w:cs="Arial"/>
        </w:rPr>
        <w:commentReference w:id="323"/>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77777777" w:rsidR="006A219A" w:rsidRDefault="006A219A" w:rsidP="006A219A">
      <w:pPr>
        <w:pStyle w:val="IMG-Caption"/>
      </w:pPr>
      <w:r>
        <w:t>Figure 3.28: A sigmoid function plot</w:t>
      </w:r>
    </w:p>
    <w:p w14:paraId="0ADD4DEE" w14:textId="77777777" w:rsidR="006A219A" w:rsidRDefault="006A219A" w:rsidP="006A219A">
      <w:pPr>
        <w:pStyle w:val="P-Regular"/>
      </w:pPr>
      <w:r>
        <w:t xml:space="preserve">This image matches what we expected. Further, we can see that </w:t>
      </w:r>
      <w:r>
        <w:rPr>
          <w:rStyle w:val="P-Code"/>
        </w:rPr>
        <w:t>sigmoid(0)</w:t>
      </w:r>
      <w:r>
        <w:t xml:space="preserve"> = 0.5. What is special about the sigmoid function? The output of this function is strictly bounded between 0 and 1. This is a good property for a function that should predict probabilities, which are also required to be between 0 and 1. Technically probabilities can be exactly equal to 0 and 1, while the sigmoid never is. But the sigmoid can be close enough that this is not a practical limitation.</w:t>
      </w:r>
    </w:p>
    <w:p w14:paraId="67034FAB" w14:textId="77777777" w:rsidR="006A219A" w:rsidRDefault="006A219A" w:rsidP="006A219A">
      <w:pPr>
        <w:pStyle w:val="P-Regular"/>
      </w:pPr>
      <w:r>
        <w:t xml:space="preserve">Recall that we have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3E666AA2"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31343540" w14:textId="20ADB698" w:rsidR="008F0CAC" w:rsidDel="008B098F" w:rsidRDefault="008F0CAC" w:rsidP="006A219A">
      <w:pPr>
        <w:pStyle w:val="P-Regular"/>
        <w:rPr>
          <w:del w:id="324" w:author="Stephen Klosterman" w:date="2020-11-15T09:01:00Z"/>
        </w:rPr>
      </w:pPr>
    </w:p>
    <w:p w14:paraId="7B6FF850" w14:textId="12A6B656" w:rsidR="008F0CAC" w:rsidDel="008B098F" w:rsidRDefault="008F0CAC" w:rsidP="006A219A">
      <w:pPr>
        <w:pStyle w:val="P-Regular"/>
        <w:rPr>
          <w:del w:id="325" w:author="Stephen Klosterman" w:date="2020-11-15T09:01:00Z"/>
        </w:rPr>
      </w:pPr>
    </w:p>
    <w:p w14:paraId="46643BE5" w14:textId="05CA5689" w:rsidR="008F0CAC" w:rsidRDefault="008F0CAC" w:rsidP="006A219A">
      <w:pPr>
        <w:pStyle w:val="P-Regular"/>
      </w:pPr>
      <w:commentRangeStart w:id="326"/>
      <w:r>
        <w:rPr>
          <w:noProof/>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326"/>
      <w:r w:rsidR="000C3540">
        <w:rPr>
          <w:rStyle w:val="CommentReference"/>
        </w:rPr>
        <w:commentReference w:id="326"/>
      </w:r>
    </w:p>
    <w:p w14:paraId="65173DEA" w14:textId="77777777" w:rsidR="006A219A" w:rsidRDefault="006A219A" w:rsidP="006A219A">
      <w:pPr>
        <w:pStyle w:val="IMG-Caption"/>
      </w:pPr>
      <w:r>
        <w:t>Figure 3.29: The Y variable not in the scope of the notebook</w:t>
      </w:r>
    </w:p>
    <w:p w14:paraId="2D2B99A9" w14:textId="0221698C" w:rsidR="008F0CAC" w:rsidRDefault="006A219A" w:rsidP="006A219A">
      <w:pPr>
        <w:pStyle w:val="P-Regular"/>
      </w:pPr>
      <w:r>
        <w:lastRenderedPageBreak/>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 as parameters to the function. Here we demonstrate creating a variable outside of a function, which is global in scope, and then accessing it within a function. The function actually doesn't take any parameters at all, but as you can see it can work with the value of the global variable to create an output:</w:t>
      </w:r>
    </w:p>
    <w:p w14:paraId="6FA756EB" w14:textId="4342A548" w:rsidR="008F0CAC" w:rsidDel="008B098F" w:rsidRDefault="008F0CAC" w:rsidP="006A219A">
      <w:pPr>
        <w:pStyle w:val="P-Regular"/>
        <w:rPr>
          <w:del w:id="327" w:author="Stephen Klosterman" w:date="2020-11-15T09:04:00Z"/>
        </w:rPr>
      </w:pPr>
    </w:p>
    <w:p w14:paraId="7DE3117F" w14:textId="2A83174B" w:rsidR="008F0CAC" w:rsidRDefault="008F0CAC" w:rsidP="006A219A">
      <w:pPr>
        <w:pStyle w:val="P-Regular"/>
      </w:pPr>
      <w:commentRangeStart w:id="328"/>
      <w:r>
        <w:rPr>
          <w:noProof/>
        </w:rPr>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328"/>
      <w:r w:rsidR="000C3540">
        <w:rPr>
          <w:rStyle w:val="CommentReference"/>
        </w:rPr>
        <w:commentReference w:id="328"/>
      </w:r>
    </w:p>
    <w:p w14:paraId="27E32098" w14:textId="77777777" w:rsidR="006A219A" w:rsidRDefault="006A219A" w:rsidP="006A219A">
      <w:pPr>
        <w:pStyle w:val="P-Regular"/>
      </w:pPr>
    </w:p>
    <w:p w14:paraId="4F6629C1" w14:textId="77777777" w:rsidR="006A219A" w:rsidRDefault="006A219A" w:rsidP="006A219A">
      <w:pPr>
        <w:pStyle w:val="IMG-Caption"/>
      </w:pPr>
      <w:r>
        <w:t>Figure 3.30: Global variable available within local scope of function</w:t>
      </w:r>
    </w:p>
    <w:p w14:paraId="08CC10A9" w14:textId="77777777" w:rsidR="006A219A" w:rsidRDefault="006A219A" w:rsidP="006A219A">
      <w:pPr>
        <w:pStyle w:val="P-Callout"/>
        <w:rPr>
          <w:rStyle w:val="P-Bold"/>
        </w:rPr>
      </w:pPr>
      <w:r>
        <w:rPr>
          <w:rStyle w:val="P-Bold"/>
        </w:rPr>
        <w:t>More details on scope</w:t>
      </w:r>
    </w:p>
    <w:p w14:paraId="17A7C9D6" w14:textId="77777777" w:rsidR="006A219A" w:rsidRDefault="006A219A" w:rsidP="006A219A">
      <w:pPr>
        <w:pStyle w:val="P-Callout"/>
        <w:rPr>
          <w:sz w:val="20"/>
          <w:szCs w:val="20"/>
        </w:rPr>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48" w:history="1">
        <w:r>
          <w:rPr>
            <w:rStyle w:val="Hyperlink"/>
            <w:color w:val="000000"/>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6ECBA09B" w:rsidR="006A219A" w:rsidRDefault="006A219A" w:rsidP="006A219A">
      <w:pPr>
        <w:pStyle w:val="P-Callout"/>
        <w:rPr>
          <w:sz w:val="20"/>
          <w:szCs w:val="20"/>
        </w:rPr>
      </w:pPr>
      <w:r>
        <w:t xml:space="preserve">Besides being fundamental to logistic regression, sigmoid curves are used in a variety of applications. In biology, they can be used to describe the growth of an organism, that starts slowly, then has a rapid phase, followed by a smooth tapering off as the final size is reached. </w:t>
      </w:r>
      <w:proofErr w:type="spellStart"/>
      <w:r>
        <w:t>Sigmoid</w:t>
      </w:r>
      <w:ins w:id="329" w:author="Stephen Klosterman" w:date="2020-11-15T09:05:00Z">
        <w:r w:rsidR="008B098F">
          <w:t>s</w:t>
        </w:r>
      </w:ins>
      <w:proofErr w:type="spellEnd"/>
      <w:r>
        <w:t xml:space="preserve"> can also be used to describe population growth, which has a similar trajectory, increasing rapidly but then slowing as the carrying capacity of the environment is reached.</w:t>
      </w:r>
    </w:p>
    <w:p w14:paraId="3C4122AD" w14:textId="77777777" w:rsidR="006A219A" w:rsidRDefault="006A219A" w:rsidP="006A219A">
      <w:pPr>
        <w:pStyle w:val="H2-General"/>
      </w:pPr>
      <w:r>
        <w:t>Why is Logistic Regression Considered a Linear Model?</w:t>
      </w:r>
    </w:p>
    <w:p w14:paraId="29DC118E" w14:textId="6F4E35BB"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a </w:t>
      </w:r>
      <w:proofErr w:type="spellStart"/>
      <w:r>
        <w:rPr>
          <w:rStyle w:val="P-Code"/>
        </w:rPr>
        <w:t>groupby</w:t>
      </w:r>
      <w:proofErr w:type="spellEnd"/>
      <w:r>
        <w:t>/</w:t>
      </w:r>
      <w:r>
        <w:rPr>
          <w:rStyle w:val="P-Code"/>
        </w:rPr>
        <w:t>mean</w:t>
      </w:r>
      <w:r>
        <w:t xml:space="preserve"> </w:t>
      </w:r>
      <w:del w:id="330" w:author="Stephen Klosterman" w:date="2020-11-15T09:06:00Z">
        <w:r w:rsidDel="007C32D1">
          <w:delText>analysis for</w:delText>
        </w:r>
      </w:del>
      <w:ins w:id="331" w:author="Stephen Klosterman" w:date="2020-11-15T09:06:00Z">
        <w:r w:rsidR="007C32D1">
          <w:t>of</w:t>
        </w:r>
      </w:ins>
      <w:r>
        <w:t xml:space="preserve"> the </w:t>
      </w:r>
      <w:r>
        <w:rPr>
          <w:rStyle w:val="P-Code"/>
        </w:rPr>
        <w:t>EDUCATION</w:t>
      </w:r>
      <w:r>
        <w:t xml:space="preserve"> feature in </w:t>
      </w:r>
      <w:r>
        <w:rPr>
          <w:rStyle w:val="P-Italics"/>
        </w:rPr>
        <w:t>Chapter 1</w:t>
      </w:r>
      <w:r>
        <w:t xml:space="preserve">, </w:t>
      </w:r>
      <w:r>
        <w:rPr>
          <w:rStyle w:val="P-Italics"/>
        </w:rPr>
        <w:t>Data Exploration and Cleaning</w:t>
      </w:r>
      <w:r>
        <w:t xml:space="preserve"> 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7777777" w:rsidR="006A219A" w:rsidRDefault="006A219A" w:rsidP="006A219A">
      <w:pPr>
        <w:pStyle w:val="P-Regular"/>
      </w:pPr>
      <w:r>
        <w:lastRenderedPageBreak/>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X1</w:t>
      </w:r>
      <w:r>
        <w:t xml:space="preserve"> and </w:t>
      </w:r>
      <w:r>
        <w:rPr>
          <w:rStyle w:val="P-Italics"/>
        </w:rPr>
        <w:t>X2</w:t>
      </w:r>
      <w:r>
        <w:t>, a linear combination would take the form:</w:t>
      </w:r>
    </w:p>
    <w:p w14:paraId="078C9927" w14:textId="74EA8315" w:rsidR="006A219A" w:rsidDel="007C32D1" w:rsidRDefault="006A219A" w:rsidP="006A219A">
      <w:pPr>
        <w:pStyle w:val="P-Regular"/>
        <w:rPr>
          <w:del w:id="332" w:author="Stephen Klosterman" w:date="2020-11-15T09:07:00Z"/>
        </w:rPr>
      </w:pPr>
    </w:p>
    <w:p w14:paraId="007DA90A" w14:textId="63B3C346" w:rsidR="008F0CAC" w:rsidDel="007C32D1" w:rsidRDefault="008F0CAC" w:rsidP="006A219A">
      <w:pPr>
        <w:pStyle w:val="P-Regular"/>
        <w:rPr>
          <w:del w:id="333" w:author="Stephen Klosterman" w:date="2020-11-15T09:07:00Z"/>
        </w:rPr>
      </w:pPr>
    </w:p>
    <w:p w14:paraId="4A3FFB96" w14:textId="02573E02" w:rsidR="008F0CAC" w:rsidDel="007C32D1" w:rsidRDefault="008F0CAC" w:rsidP="006A219A">
      <w:pPr>
        <w:pStyle w:val="P-Regular"/>
        <w:rPr>
          <w:del w:id="334" w:author="Stephen Klosterman" w:date="2020-11-15T09:07:00Z"/>
        </w:rPr>
      </w:pPr>
    </w:p>
    <w:p w14:paraId="035F60A4" w14:textId="32E03CFB" w:rsidR="008F0CAC" w:rsidRDefault="008F0CAC" w:rsidP="006A219A">
      <w:pPr>
        <w:pStyle w:val="P-Regular"/>
      </w:pPr>
      <w:r>
        <w:rPr>
          <w:noProof/>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77777777" w:rsidR="006A219A" w:rsidRDefault="006A219A" w:rsidP="006A219A">
      <w:pPr>
        <w:pStyle w:val="IMG-Caption"/>
      </w:pPr>
      <w:r>
        <w:t>Figure 3.31: Linear combination of X1 and X2</w:t>
      </w:r>
    </w:p>
    <w:p w14:paraId="114ABDB9" w14:textId="77777777" w:rsidR="006A219A" w:rsidRDefault="006A219A" w:rsidP="006A219A">
      <w:pPr>
        <w:pStyle w:val="P-Regular"/>
      </w:pPr>
      <w:r>
        <w:t xml:space="preserve">The constants </w:t>
      </w:r>
      <w:r>
        <w:rPr>
          <w:rStyle w:val="P-Italics"/>
          <w:rFonts w:ascii="Cambria Math" w:hAnsi="Cambria Math" w:cs="Cambria Math"/>
          <w:i w:val="0"/>
          <w:iCs/>
        </w:rPr>
        <w:t>𝜃</w:t>
      </w:r>
      <w:proofErr w:type="spellStart"/>
      <w:r>
        <w:rPr>
          <w:rStyle w:val="P-Italics"/>
          <w:vertAlign w:val="subscript"/>
        </w:rPr>
        <w:t>i</w:t>
      </w:r>
      <w:proofErr w:type="spellEnd"/>
      <w:r>
        <w:t xml:space="preserve">, can be any number, positive, negative, or zero, for </w:t>
      </w:r>
      <w:proofErr w:type="spellStart"/>
      <w:r>
        <w:rPr>
          <w:rStyle w:val="P-Italics"/>
        </w:rPr>
        <w:t>i</w:t>
      </w:r>
      <w:proofErr w:type="spellEnd"/>
      <w:r>
        <w:rPr>
          <w:rStyle w:val="P-Italics"/>
        </w:rPr>
        <w:t xml:space="preserve"> = 0, 1, and 2</w:t>
      </w:r>
      <w:r>
        <w:t xml:space="preserve"> (although if a coefficient is 0, this removes a feature from the linear combination). A familiar example of a linear transformation of 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make sense when thinking about the equation of a straight line in slope-intercept form like this.</w:t>
      </w:r>
    </w:p>
    <w:p w14:paraId="7B5D16BA" w14:textId="67F28394" w:rsidR="006A219A" w:rsidRDefault="006A219A" w:rsidP="006A219A">
      <w:pPr>
        <w:pStyle w:val="P-Regular"/>
      </w:pPr>
      <w:r>
        <w:t>What kinds of things are "not allowed" in linear transformations? Any other mathematical expression</w:t>
      </w:r>
      <w:ins w:id="335" w:author="Stephen Klosterman" w:date="2020-11-15T09:08:00Z">
        <w:r w:rsidR="007C32D1">
          <w:t>s</w:t>
        </w:r>
      </w:ins>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77777777" w:rsidR="006A219A" w:rsidRDefault="006A219A" w:rsidP="006A219A">
      <w:pPr>
        <w:pStyle w:val="L-Bullets"/>
      </w:pPr>
      <w:r>
        <w:t xml:space="preserve">"If then" type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77777777"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xml:space="preserve">, for example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4DE42C04" w:rsidR="006A219A" w:rsidRDefault="006A219A" w:rsidP="006A219A">
      <w:pPr>
        <w:pStyle w:val="P-Regular"/>
      </w:pPr>
      <w:r>
        <w:t xml:space="preserve">Earlier, we learned that the predictions of logistic regression, which take the form of probabilities, are made using the sigmoid function. </w:t>
      </w:r>
      <w:ins w:id="336" w:author="Stephen Klosterman" w:date="2020-11-15T09:10:00Z">
        <w:r w:rsidR="007C32D1">
          <w:t xml:space="preserve">Taking another look here, we see that </w:t>
        </w:r>
      </w:ins>
      <w:del w:id="337" w:author="Stephen Klosterman" w:date="2020-11-15T09:10:00Z">
        <w:r w:rsidDel="007C32D1">
          <w:delText>T</w:delText>
        </w:r>
      </w:del>
      <w:ins w:id="338" w:author="Stephen Klosterman" w:date="2020-11-15T09:10:00Z">
        <w:r w:rsidR="007C32D1">
          <w:t>t</w:t>
        </w:r>
      </w:ins>
      <w:r>
        <w:t>his function is clearly non-linear</w:t>
      </w:r>
      <w:del w:id="339" w:author="Stephen Klosterman" w:date="2020-11-15T09:10:00Z">
        <w:r w:rsidDel="007C32D1">
          <w:delText xml:space="preserve"> and is given by the following</w:delText>
        </w:r>
      </w:del>
      <w:r>
        <w:t>:</w:t>
      </w:r>
    </w:p>
    <w:p w14:paraId="1DCCA0A8" w14:textId="279F4412" w:rsidR="006A219A" w:rsidDel="007C32D1" w:rsidRDefault="006A219A" w:rsidP="006A219A">
      <w:pPr>
        <w:pStyle w:val="P-Regular"/>
        <w:rPr>
          <w:del w:id="340" w:author="Stephen Klosterman" w:date="2020-11-15T09:09:00Z"/>
        </w:rPr>
      </w:pPr>
    </w:p>
    <w:p w14:paraId="3BDB3530" w14:textId="24033D88" w:rsidR="008F0CAC" w:rsidDel="007C32D1" w:rsidRDefault="008F0CAC" w:rsidP="006A219A">
      <w:pPr>
        <w:pStyle w:val="P-Regular"/>
        <w:rPr>
          <w:del w:id="341" w:author="Stephen Klosterman" w:date="2020-11-15T09:09:00Z"/>
        </w:rPr>
      </w:pPr>
    </w:p>
    <w:p w14:paraId="4CB1E0C8" w14:textId="44E5D2C0" w:rsidR="008F0CAC" w:rsidRDefault="008F0CAC" w:rsidP="006A219A">
      <w:pPr>
        <w:pStyle w:val="P-Regular"/>
      </w:pPr>
      <w:r>
        <w:rPr>
          <w:noProof/>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77777777" w:rsidR="006A219A" w:rsidRDefault="006A219A" w:rsidP="006A219A">
      <w:pPr>
        <w:pStyle w:val="IMG-Caption"/>
      </w:pPr>
      <w:r>
        <w:t>Figure 3.32: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logit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ins w:id="342" w:author="Stephen Klosterman" w:date="2020-11-15T09:11:00Z">
        <w:r w:rsidR="007C32D1">
          <w:t xml:space="preserve">which we interpret as </w:t>
        </w:r>
      </w:ins>
      <w:r>
        <w:t xml:space="preserve">the probability of observing the positive class, then solve for </w:t>
      </w:r>
      <w:r>
        <w:rPr>
          <w:rStyle w:val="P-Italics"/>
        </w:rPr>
        <w:t>X</w:t>
      </w:r>
      <w:r>
        <w:t xml:space="preserve"> as shown in the following:</w:t>
      </w:r>
    </w:p>
    <w:p w14:paraId="3934401A" w14:textId="248C04E8" w:rsidR="008F0CAC" w:rsidRDefault="008F0CAC" w:rsidP="006A219A">
      <w:pPr>
        <w:pStyle w:val="P-Regular"/>
      </w:pPr>
    </w:p>
    <w:p w14:paraId="2AA4FB7E" w14:textId="1650E7FE" w:rsidR="008F0CAC" w:rsidRDefault="008F0CAC" w:rsidP="006A219A">
      <w:pPr>
        <w:pStyle w:val="P-Regular"/>
      </w:pPr>
    </w:p>
    <w:p w14:paraId="38E0BF3C" w14:textId="211530F9" w:rsidR="008F0CAC" w:rsidRDefault="008F0CAC" w:rsidP="006A219A">
      <w:pPr>
        <w:pStyle w:val="P-Regular"/>
      </w:pPr>
    </w:p>
    <w:p w14:paraId="45048192" w14:textId="58EB91F5" w:rsidR="008F0CAC" w:rsidRDefault="008F0CAC" w:rsidP="006A219A">
      <w:pPr>
        <w:pStyle w:val="P-Regular"/>
      </w:pPr>
    </w:p>
    <w:p w14:paraId="604B4EA0" w14:textId="4FA1C89E" w:rsidR="008F0CAC" w:rsidRDefault="008F0CAC" w:rsidP="006A219A">
      <w:pPr>
        <w:pStyle w:val="P-Regular"/>
      </w:pPr>
      <w:r>
        <w:rPr>
          <w:noProof/>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del w:id="343" w:author="Stephen Klosterman" w:date="2020-11-15T09:12:00Z">
        <w:r w:rsidDel="007C32D1">
          <w:rPr>
            <w:noProof/>
          </w:rPr>
          <w:drawing>
            <wp:inline distT="0" distB="0" distL="0" distR="0" wp14:anchorId="267CC167" wp14:editId="2D2A6CEF">
              <wp:extent cx="4221480" cy="2895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r w:rsidDel="007C32D1">
          <w:rPr>
            <w:noProof/>
          </w:rPr>
          <w:drawing>
            <wp:inline distT="0" distB="0" distL="0" distR="0" wp14:anchorId="47EE3CCE" wp14:editId="0C9A2D4B">
              <wp:extent cx="1584960" cy="327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del>
    </w:p>
    <w:p w14:paraId="78F621BC" w14:textId="77777777" w:rsidR="006A219A" w:rsidRDefault="006A219A" w:rsidP="006A219A">
      <w:pPr>
        <w:pStyle w:val="IMG-Caption"/>
      </w:pPr>
      <w:r>
        <w:t>Figure 3.33: Solving for X</w:t>
      </w:r>
    </w:p>
    <w:p w14:paraId="157913D9" w14:textId="05ECE0EC" w:rsidR="006A219A" w:rsidRDefault="006A219A" w:rsidP="006A219A">
      <w:pPr>
        <w:pStyle w:val="P-Regular"/>
      </w:pPr>
      <w:r>
        <w:t xml:space="preserve">Here, we've used some laws of exponents and logs to solve for </w:t>
      </w:r>
      <w:r>
        <w:rPr>
          <w:rStyle w:val="P-Italics"/>
        </w:rPr>
        <w:t>X</w:t>
      </w:r>
      <w:r>
        <w:t xml:space="preserve">. You may also see the logit expressed as: </w:t>
      </w:r>
    </w:p>
    <w:p w14:paraId="6B7D62E6" w14:textId="4C1FEB9C" w:rsidR="008F0CAC" w:rsidDel="007C32D1" w:rsidRDefault="008F0CAC" w:rsidP="006A219A">
      <w:pPr>
        <w:pStyle w:val="P-Regular"/>
        <w:rPr>
          <w:del w:id="344" w:author="Stephen Klosterman" w:date="2020-11-15T09:12:00Z"/>
        </w:rPr>
      </w:pPr>
    </w:p>
    <w:p w14:paraId="16A84D3C" w14:textId="7F9EAA84" w:rsidR="008F0CAC" w:rsidDel="007C32D1" w:rsidRDefault="008F0CAC" w:rsidP="006A219A">
      <w:pPr>
        <w:pStyle w:val="P-Regular"/>
        <w:rPr>
          <w:del w:id="345" w:author="Stephen Klosterman" w:date="2020-11-15T09:12:00Z"/>
        </w:rPr>
      </w:pPr>
    </w:p>
    <w:p w14:paraId="28503033" w14:textId="05008AE9" w:rsidR="008F0CAC" w:rsidDel="007C32D1" w:rsidRDefault="008F0CAC" w:rsidP="006A219A">
      <w:pPr>
        <w:pStyle w:val="P-Regular"/>
        <w:rPr>
          <w:del w:id="346" w:author="Stephen Klosterman" w:date="2020-11-15T09:12:00Z"/>
        </w:rPr>
      </w:pPr>
    </w:p>
    <w:p w14:paraId="22427064" w14:textId="11C84C33" w:rsidR="008F0CAC" w:rsidDel="007C32D1" w:rsidRDefault="008F0CAC" w:rsidP="006A219A">
      <w:pPr>
        <w:pStyle w:val="P-Regular"/>
        <w:rPr>
          <w:del w:id="347" w:author="Stephen Klosterman" w:date="2020-11-15T09:12:00Z"/>
        </w:rPr>
      </w:pPr>
    </w:p>
    <w:p w14:paraId="12FFD428" w14:textId="00DDB0FD" w:rsidR="008F0CAC" w:rsidDel="007C32D1" w:rsidRDefault="008F0CAC" w:rsidP="006A219A">
      <w:pPr>
        <w:pStyle w:val="P-Regular"/>
        <w:rPr>
          <w:del w:id="348" w:author="Stephen Klosterman" w:date="2020-11-15T09:12:00Z"/>
        </w:rPr>
      </w:pPr>
    </w:p>
    <w:p w14:paraId="30AA799C" w14:textId="21CA17E4" w:rsidR="008F0CAC" w:rsidRDefault="008F0CAC" w:rsidP="006A219A">
      <w:pPr>
        <w:pStyle w:val="P-Regular"/>
      </w:pPr>
      <w:r>
        <w:rPr>
          <w:noProof/>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60FB2AB2" w14:textId="53DB910E" w:rsidR="006A219A" w:rsidDel="007C32D1" w:rsidRDefault="006A219A" w:rsidP="006A219A">
      <w:pPr>
        <w:pStyle w:val="P-Regular"/>
        <w:rPr>
          <w:del w:id="349" w:author="Stephen Klosterman" w:date="2020-11-15T09:12:00Z"/>
        </w:rPr>
      </w:pPr>
    </w:p>
    <w:p w14:paraId="1EA1D7B7" w14:textId="77777777" w:rsidR="006A219A" w:rsidRDefault="006A219A" w:rsidP="006A219A">
      <w:pPr>
        <w:pStyle w:val="IMG-Caption"/>
      </w:pPr>
      <w:r>
        <w:t>Figure 3.34: Logit function</w:t>
      </w:r>
    </w:p>
    <w:p w14:paraId="41DD5448" w14:textId="49451919" w:rsidR="006A219A" w:rsidRDefault="007C32D1" w:rsidP="006A219A">
      <w:pPr>
        <w:pStyle w:val="P-Regular"/>
      </w:pPr>
      <w:ins w:id="350" w:author="Stephen Klosterman" w:date="2020-11-15T09:13:00Z">
        <w:r>
          <w:t>In this expression, t</w:t>
        </w:r>
      </w:ins>
      <w:del w:id="351" w:author="Stephen Klosterman" w:date="2020-11-15T09:13:00Z">
        <w:r w:rsidR="006A219A" w:rsidDel="007C32D1">
          <w:delText>T</w:delText>
        </w:r>
      </w:del>
      <w:r w:rsidR="006A219A">
        <w:t xml:space="preserve">he </w:t>
      </w:r>
      <w:r w:rsidR="006A219A">
        <w:rPr>
          <w:rStyle w:val="P-Bold"/>
        </w:rPr>
        <w:t>probability of failure</w:t>
      </w:r>
      <w:r w:rsidR="006A219A">
        <w:t xml:space="preserve">, q, is expressed in terms of the </w:t>
      </w:r>
      <w:r w:rsidR="006A219A">
        <w:rPr>
          <w:rStyle w:val="P-Bold"/>
        </w:rPr>
        <w:t>probability of success</w:t>
      </w:r>
      <w:r w:rsidR="006A219A">
        <w:t xml:space="preserve">, </w:t>
      </w:r>
      <w:r w:rsidR="006A219A">
        <w:rPr>
          <w:rStyle w:val="P-Italics"/>
        </w:rPr>
        <w:t>p</w:t>
      </w:r>
      <w:ins w:id="352" w:author="Stephen Klosterman" w:date="2020-11-15T09:13:00Z">
        <w:r>
          <w:t>;</w:t>
        </w:r>
      </w:ins>
      <w:del w:id="353" w:author="Stephen Klosterman" w:date="2020-11-15T09:13:00Z">
        <w:r w:rsidR="006A219A" w:rsidRPr="007C32D1" w:rsidDel="007C32D1">
          <w:rPr>
            <w:rPrChange w:id="354" w:author="Stephen Klosterman" w:date="2020-11-15T09:13:00Z">
              <w:rPr>
                <w:rStyle w:val="P-Italics"/>
              </w:rPr>
            </w:rPrChange>
          </w:rPr>
          <w:delText>:</w:delText>
        </w:r>
      </w:del>
      <w:r w:rsidR="006A219A" w:rsidRPr="007C32D1">
        <w:rPr>
          <w:rPrChange w:id="355" w:author="Stephen Klosterman" w:date="2020-11-15T09:13:00Z">
            <w:rPr>
              <w:rStyle w:val="P-Italics"/>
            </w:rPr>
          </w:rPrChange>
        </w:rPr>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logit function is also called the </w:t>
      </w:r>
      <w:r w:rsidR="006A219A">
        <w:rPr>
          <w:rStyle w:val="P-Keyword"/>
        </w:rPr>
        <w:t>log odds</w:t>
      </w:r>
      <w:r w:rsidR="006A219A">
        <w:t xml:space="preserve">, because it is the natural logarithm of the </w:t>
      </w:r>
      <w:r w:rsidR="006A219A">
        <w:rPr>
          <w:rStyle w:val="P-Keyword"/>
        </w:rPr>
        <w:t>odds ratio</w:t>
      </w:r>
      <w:r w:rsidR="006A219A">
        <w:t xml:space="preserve">, </w:t>
      </w:r>
      <w:r w:rsidR="006A219A">
        <w:rPr>
          <w:rStyle w:val="P-Italics"/>
        </w:rPr>
        <w:t>p/q</w:t>
      </w:r>
      <w:r w:rsidR="006A219A">
        <w:t>. Odds ratios may be familiar from the world of gambling, via phrases such as "the odds are 2 to 1 that team a defeats team b."</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w:t>
      </w:r>
      <w:r>
        <w:lastRenderedPageBreak/>
        <w:t xml:space="preserve">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664EEF6D" w:rsidR="006A219A" w:rsidRDefault="006A219A" w:rsidP="006A219A">
      <w:pPr>
        <w:pStyle w:val="P-Regular"/>
      </w:pPr>
      <w:del w:id="356" w:author="Stephen Klosterman" w:date="2020-11-15T09:15:00Z">
        <w:r w:rsidDel="00ED3348">
          <w:delText>In summary</w:delText>
        </w:r>
      </w:del>
      <w:ins w:id="357" w:author="Stephen Klosterman" w:date="2020-11-15T09:15:00Z">
        <w:r w:rsidR="00ED3348">
          <w:t>Putting the pieces together</w:t>
        </w:r>
      </w:ins>
      <w:r>
        <w:t xml:space="preserve">, the features </w:t>
      </w:r>
      <w:r>
        <w:rPr>
          <w:rStyle w:val="P-Italics"/>
        </w:rPr>
        <w:t>X</w:t>
      </w:r>
      <w:r>
        <w:rPr>
          <w:rStyle w:val="P-Italics"/>
          <w:vertAlign w:val="subscript"/>
        </w:rPr>
        <w:t>1</w:t>
      </w:r>
      <w:r>
        <w:t xml:space="preserve">, </w:t>
      </w:r>
      <w:r>
        <w:rPr>
          <w:rStyle w:val="P-Italics"/>
        </w:rPr>
        <w:t>X</w:t>
      </w:r>
      <w:r>
        <w:rPr>
          <w:rStyle w:val="P-Italics"/>
          <w:vertAlign w:val="subscript"/>
        </w:rPr>
        <w:t>2</w:t>
      </w:r>
      <w:r>
        <w:t xml:space="preserve">,…, </w:t>
      </w:r>
      <w:proofErr w:type="spellStart"/>
      <w:r>
        <w:rPr>
          <w:rStyle w:val="P-Italics"/>
        </w:rPr>
        <w:t>X</w:t>
      </w:r>
      <w:r>
        <w:rPr>
          <w:rStyle w:val="P-Italics"/>
          <w:strike/>
          <w:vertAlign w:val="subscript"/>
        </w:rPr>
        <w:t>j</w:t>
      </w:r>
      <w:proofErr w:type="spellEnd"/>
      <w:r>
        <w:t xml:space="preserve"> look like this in the sigmoid equation version of logistic regression:</w:t>
      </w:r>
    </w:p>
    <w:p w14:paraId="643FAEEB" w14:textId="1953C8CB" w:rsidR="006A219A" w:rsidDel="00ED3348" w:rsidRDefault="006A219A" w:rsidP="006A219A">
      <w:pPr>
        <w:pStyle w:val="P-Regular"/>
        <w:rPr>
          <w:del w:id="358" w:author="Stephen Klosterman" w:date="2020-11-15T09:15:00Z"/>
        </w:rPr>
      </w:pPr>
    </w:p>
    <w:p w14:paraId="55C27F99" w14:textId="3E4ADADA" w:rsidR="008F0CAC" w:rsidDel="00ED3348" w:rsidRDefault="008F0CAC" w:rsidP="006A219A">
      <w:pPr>
        <w:pStyle w:val="P-Regular"/>
        <w:rPr>
          <w:del w:id="359" w:author="Stephen Klosterman" w:date="2020-11-15T09:16:00Z"/>
        </w:rPr>
      </w:pPr>
    </w:p>
    <w:p w14:paraId="7840FED2" w14:textId="58BAC57F" w:rsidR="008F0CAC" w:rsidDel="00ED3348" w:rsidRDefault="008F0CAC" w:rsidP="006A219A">
      <w:pPr>
        <w:pStyle w:val="P-Regular"/>
        <w:rPr>
          <w:del w:id="360" w:author="Stephen Klosterman" w:date="2020-11-15T09:16:00Z"/>
        </w:rPr>
      </w:pPr>
    </w:p>
    <w:p w14:paraId="7CBE9847" w14:textId="10376CFC" w:rsidR="008F0CAC" w:rsidDel="00ED3348" w:rsidRDefault="008F0CAC" w:rsidP="006A219A">
      <w:pPr>
        <w:pStyle w:val="P-Regular"/>
        <w:rPr>
          <w:del w:id="361" w:author="Stephen Klosterman" w:date="2020-11-15T09:16:00Z"/>
        </w:rPr>
      </w:pPr>
    </w:p>
    <w:p w14:paraId="04FB15D6" w14:textId="395CBCD7" w:rsidR="008F0CAC" w:rsidDel="00ED3348" w:rsidRDefault="008F0CAC" w:rsidP="006A219A">
      <w:pPr>
        <w:pStyle w:val="P-Regular"/>
        <w:rPr>
          <w:del w:id="362" w:author="Stephen Klosterman" w:date="2020-11-15T09:16:00Z"/>
        </w:rPr>
      </w:pPr>
    </w:p>
    <w:p w14:paraId="118BEBE8" w14:textId="35C54DE9" w:rsidR="008F0CAC" w:rsidDel="00ED3348" w:rsidRDefault="008F0CAC" w:rsidP="006A219A">
      <w:pPr>
        <w:pStyle w:val="P-Regular"/>
        <w:rPr>
          <w:del w:id="363" w:author="Stephen Klosterman" w:date="2020-11-15T09:16:00Z"/>
        </w:rPr>
      </w:pPr>
    </w:p>
    <w:p w14:paraId="7288DE53" w14:textId="6D4ABA42" w:rsidR="008F0CAC" w:rsidDel="00ED3348" w:rsidRDefault="008F0CAC" w:rsidP="006A219A">
      <w:pPr>
        <w:pStyle w:val="P-Regular"/>
        <w:rPr>
          <w:del w:id="364" w:author="Stephen Klosterman" w:date="2020-11-15T09:16:00Z"/>
        </w:rPr>
      </w:pPr>
    </w:p>
    <w:p w14:paraId="50EAC5B4" w14:textId="66D87547" w:rsidR="008F0CAC" w:rsidDel="00ED3348" w:rsidRDefault="008F0CAC" w:rsidP="006A219A">
      <w:pPr>
        <w:pStyle w:val="P-Regular"/>
        <w:rPr>
          <w:del w:id="365" w:author="Stephen Klosterman" w:date="2020-11-15T09:16:00Z"/>
        </w:rPr>
      </w:pPr>
    </w:p>
    <w:p w14:paraId="3BE97779" w14:textId="19181603" w:rsidR="008F0CAC" w:rsidDel="00ED3348" w:rsidRDefault="008F0CAC" w:rsidP="006A219A">
      <w:pPr>
        <w:pStyle w:val="P-Regular"/>
        <w:rPr>
          <w:del w:id="366" w:author="Stephen Klosterman" w:date="2020-11-15T09:16:00Z"/>
        </w:rPr>
      </w:pPr>
    </w:p>
    <w:p w14:paraId="3D4873C2" w14:textId="1D1B77FB" w:rsidR="008F0CAC" w:rsidRDefault="008F0CAC" w:rsidP="006A219A">
      <w:pPr>
        <w:pStyle w:val="P-Regular"/>
      </w:pPr>
      <w:r>
        <w:rPr>
          <w:noProof/>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77777777" w:rsidR="006A219A" w:rsidRDefault="006A219A" w:rsidP="006A219A">
      <w:pPr>
        <w:pStyle w:val="IMG-Caption"/>
      </w:pPr>
      <w:r>
        <w:t>Figure 3.35: Sigmoid version of logistic regression</w:t>
      </w:r>
    </w:p>
    <w:p w14:paraId="2D01CC33" w14:textId="77777777" w:rsidR="006A219A" w:rsidRDefault="006A219A" w:rsidP="006A219A">
      <w:pPr>
        <w:pStyle w:val="P-Regular"/>
      </w:pPr>
      <w:r>
        <w:t xml:space="preserve">But they look like this in the </w:t>
      </w:r>
      <w:proofErr w:type="spellStart"/>
      <w:r>
        <w:t>log</w:t>
      </w:r>
      <w:proofErr w:type="spellEnd"/>
      <w:r>
        <w:t xml:space="preserve"> odds version, which is why logistic regression is called a linear model:</w:t>
      </w:r>
    </w:p>
    <w:p w14:paraId="39038E61" w14:textId="7D442307" w:rsidR="006A219A" w:rsidDel="00ED3348" w:rsidRDefault="006A219A" w:rsidP="006A219A">
      <w:pPr>
        <w:pStyle w:val="P-Regular"/>
        <w:rPr>
          <w:del w:id="367" w:author="Stephen Klosterman" w:date="2020-11-15T09:15:00Z"/>
        </w:rPr>
      </w:pPr>
    </w:p>
    <w:p w14:paraId="611FC864" w14:textId="3A00BC1A" w:rsidR="008F0CAC" w:rsidDel="00ED3348" w:rsidRDefault="008F0CAC" w:rsidP="006A219A">
      <w:pPr>
        <w:pStyle w:val="P-Regular"/>
        <w:rPr>
          <w:del w:id="368" w:author="Stephen Klosterman" w:date="2020-11-15T09:15:00Z"/>
        </w:rPr>
      </w:pPr>
    </w:p>
    <w:p w14:paraId="0690094C" w14:textId="493D1553" w:rsidR="008F0CAC" w:rsidDel="00ED3348" w:rsidRDefault="008F0CAC" w:rsidP="006A219A">
      <w:pPr>
        <w:pStyle w:val="P-Regular"/>
        <w:rPr>
          <w:del w:id="369" w:author="Stephen Klosterman" w:date="2020-11-15T09:15:00Z"/>
        </w:rPr>
      </w:pPr>
    </w:p>
    <w:p w14:paraId="3AE54A71" w14:textId="4767EFDD" w:rsidR="008F0CAC" w:rsidDel="00ED3348" w:rsidRDefault="008F0CAC" w:rsidP="006A219A">
      <w:pPr>
        <w:pStyle w:val="P-Regular"/>
        <w:rPr>
          <w:del w:id="370" w:author="Stephen Klosterman" w:date="2020-11-15T09:15:00Z"/>
        </w:rPr>
      </w:pPr>
    </w:p>
    <w:p w14:paraId="1A3D56D1" w14:textId="7969BB89" w:rsidR="008F0CAC" w:rsidDel="00ED3348" w:rsidRDefault="008F0CAC" w:rsidP="006A219A">
      <w:pPr>
        <w:pStyle w:val="P-Regular"/>
        <w:rPr>
          <w:del w:id="371" w:author="Stephen Klosterman" w:date="2020-11-15T09:15:00Z"/>
        </w:rPr>
      </w:pPr>
    </w:p>
    <w:p w14:paraId="108CCBF0" w14:textId="684C7732" w:rsidR="008F0CAC" w:rsidDel="00ED3348" w:rsidRDefault="008F0CAC" w:rsidP="006A219A">
      <w:pPr>
        <w:pStyle w:val="P-Regular"/>
        <w:rPr>
          <w:del w:id="372" w:author="Stephen Klosterman" w:date="2020-11-15T09:15:00Z"/>
        </w:rPr>
      </w:pPr>
    </w:p>
    <w:p w14:paraId="19D977AD" w14:textId="58859FE4" w:rsidR="008F0CAC" w:rsidDel="00ED3348" w:rsidRDefault="008F0CAC" w:rsidP="006A219A">
      <w:pPr>
        <w:pStyle w:val="P-Regular"/>
        <w:rPr>
          <w:del w:id="373" w:author="Stephen Klosterman" w:date="2020-11-15T09:15:00Z"/>
        </w:rPr>
      </w:pPr>
    </w:p>
    <w:p w14:paraId="55809091" w14:textId="052BBAE5" w:rsidR="008F0CAC" w:rsidRDefault="008F0CAC" w:rsidP="006A219A">
      <w:pPr>
        <w:pStyle w:val="P-Regular"/>
      </w:pPr>
      <w:r>
        <w:rPr>
          <w:noProof/>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77777777" w:rsidR="006A219A" w:rsidRDefault="006A219A" w:rsidP="006A219A">
      <w:pPr>
        <w:pStyle w:val="IMG-Caption"/>
      </w:pPr>
      <w:r>
        <w:t>Figure 3.36: Log odds version of logistic regression</w:t>
      </w:r>
    </w:p>
    <w:p w14:paraId="58BFF82C" w14:textId="77777777" w:rsidR="006A219A" w:rsidRDefault="006A219A" w:rsidP="006A219A">
      <w:pPr>
        <w:pStyle w:val="P-Regular"/>
      </w:pPr>
      <w:r>
        <w:t xml:space="preserve">Because of this way of looking at logistic regression, ideally the features of a logistic regression model would be </w:t>
      </w:r>
      <w:r>
        <w:rPr>
          <w:rStyle w:val="P-Bold"/>
        </w:rPr>
        <w:t xml:space="preserve">linear in the </w:t>
      </w:r>
      <w:proofErr w:type="spellStart"/>
      <w:r>
        <w:rPr>
          <w:rStyle w:val="P-Bold"/>
        </w:rPr>
        <w:t>log</w:t>
      </w:r>
      <w:proofErr w:type="spellEnd"/>
      <w:r>
        <w:rPr>
          <w:rStyle w:val="P-Bold"/>
        </w:rPr>
        <w:t xml:space="preserve">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Pr>
          <w:rStyle w:val="P-Keyword"/>
        </w:rPr>
        <w:t>Generalized Linear Models</w:t>
      </w:r>
      <w:r>
        <w:t xml:space="preserve"> (</w:t>
      </w:r>
      <w:r>
        <w:rPr>
          <w:rStyle w:val="P-Keywor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w:t>
      </w:r>
      <w:r>
        <w:lastRenderedPageBreak/>
        <w:t xml:space="preserve">linear regression is the </w:t>
      </w:r>
      <w:r>
        <w:rPr>
          <w:rStyle w:val="P-Bold"/>
        </w:rPr>
        <w:t>link function</w:t>
      </w:r>
      <w:r>
        <w:t xml:space="preserve">. The link function of logistic regression is the logit function we just learned about. </w:t>
      </w:r>
    </w:p>
    <w:p w14:paraId="459A8C67" w14:textId="77777777" w:rsidR="006A219A" w:rsidRDefault="006A219A" w:rsidP="006A219A">
      <w:pPr>
        <w:pStyle w:val="H2-General"/>
      </w:pPr>
      <w:r>
        <w:t>Exercise 14: Examining the Appropriateness of Features for Logistic Regression</w:t>
      </w:r>
    </w:p>
    <w:p w14:paraId="550914FF" w14:textId="77777777" w:rsidR="006A219A" w:rsidRDefault="006A219A" w:rsidP="006A219A">
      <w:pPr>
        <w:pStyle w:val="P-Regular"/>
      </w:pPr>
      <w:r>
        <w:t xml:space="preserve">In </w:t>
      </w:r>
      <w:r>
        <w:rPr>
          <w:rStyle w:val="P-Italics"/>
        </w:rPr>
        <w:t>Exercise 12</w:t>
      </w:r>
      <w:r>
        <w:t xml:space="preserve">, </w:t>
      </w:r>
      <w:r>
        <w:rPr>
          <w:rStyle w:val="P-Italics"/>
        </w:rPr>
        <w:t>Visualizing the Relationship Between Features and Response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xml:space="preserve">, and then looking at the mean of the response variable, we are effectively looking at the probability </w:t>
      </w:r>
      <w:r>
        <w:rPr>
          <w:rStyle w:val="P-Italics"/>
        </w:rPr>
        <w:t>p</w:t>
      </w:r>
      <w:r>
        <w:t xml:space="preserve"> 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w:t>
      </w:r>
      <w:proofErr w:type="spellStart"/>
      <w:r>
        <w:t>log</w:t>
      </w:r>
      <w:proofErr w:type="spellEnd"/>
      <w:r>
        <w:t xml:space="preserve"> odds, as logistic regression formally assumes. Perform the following steps to complete the exercise: </w:t>
      </w:r>
    </w:p>
    <w:p w14:paraId="4B706E1C" w14:textId="42597463" w:rsidR="008F0CAC" w:rsidRDefault="008F0CAC" w:rsidP="006A219A">
      <w:pPr>
        <w:pStyle w:val="P-Callout"/>
      </w:pPr>
      <w:r>
        <w:t>Note</w:t>
      </w:r>
    </w:p>
    <w:p w14:paraId="262C89E4" w14:textId="2B17CF17" w:rsidR="006A219A" w:rsidRDefault="006A219A" w:rsidP="006A219A">
      <w:pPr>
        <w:pStyle w:val="P-Callout"/>
      </w:pPr>
      <w:r>
        <w:t xml:space="preserve">The code and the resulting output have for this exercise been loaded in a Jupyter Notebook that can be found here: </w:t>
      </w:r>
      <w:r w:rsidR="0093577D" w:rsidRPr="00A22593">
        <w:rPr>
          <w:strike/>
          <w:rPrChange w:id="374" w:author="Stephen Klosterman" w:date="2020-11-15T09:18:00Z">
            <w:rPr/>
          </w:rPrChange>
        </w:rPr>
        <w:fldChar w:fldCharType="begin"/>
      </w:r>
      <w:r w:rsidR="0093577D" w:rsidRPr="00A22593">
        <w:rPr>
          <w:strike/>
          <w:rPrChange w:id="375" w:author="Stephen Klosterman" w:date="2020-11-15T09:18:00Z">
            <w:rPr/>
          </w:rPrChange>
        </w:rPr>
        <w:instrText xml:space="preserve"> HYPERLINK "http://bit.ly/2Dz5iNA" </w:instrText>
      </w:r>
      <w:r w:rsidR="0093577D" w:rsidRPr="00A22593">
        <w:rPr>
          <w:strike/>
          <w:rPrChange w:id="376" w:author="Stephen Klosterman" w:date="2020-11-15T09:18:00Z">
            <w:rPr>
              <w:rStyle w:val="Hyperlink"/>
              <w:color w:val="000000"/>
            </w:rPr>
          </w:rPrChange>
        </w:rPr>
        <w:fldChar w:fldCharType="separate"/>
      </w:r>
      <w:r w:rsidRPr="00A22593">
        <w:rPr>
          <w:rStyle w:val="Hyperlink"/>
          <w:strike/>
          <w:color w:val="000000"/>
          <w:rPrChange w:id="377" w:author="Stephen Klosterman" w:date="2020-11-15T09:18:00Z">
            <w:rPr>
              <w:rStyle w:val="Hyperlink"/>
              <w:color w:val="000000"/>
            </w:rPr>
          </w:rPrChange>
        </w:rPr>
        <w:t>http://bit.ly/2Dz5iNA</w:t>
      </w:r>
      <w:r w:rsidR="0093577D" w:rsidRPr="00A22593">
        <w:rPr>
          <w:rStyle w:val="Hyperlink"/>
          <w:strike/>
          <w:color w:val="000000"/>
          <w:rPrChange w:id="378" w:author="Stephen Klosterman" w:date="2020-11-15T09:18:00Z">
            <w:rPr>
              <w:rStyle w:val="Hyperlink"/>
              <w:color w:val="000000"/>
            </w:rPr>
          </w:rPrChange>
        </w:rPr>
        <w:fldChar w:fldCharType="end"/>
      </w:r>
      <w:r>
        <w:t>.</w:t>
      </w:r>
    </w:p>
    <w:p w14:paraId="15B2B896" w14:textId="77777777" w:rsidR="006A219A" w:rsidRDefault="006A219A">
      <w:pPr>
        <w:pStyle w:val="L-Numbers"/>
        <w:numPr>
          <w:ilvl w:val="0"/>
          <w:numId w:val="19"/>
        </w:numPr>
        <w:pPrChange w:id="379" w:author="Stephen Klosterman" w:date="2020-11-15T09:55:00Z">
          <w:pPr>
            <w:pStyle w:val="L-Numbers"/>
          </w:pPr>
        </w:pPrChange>
      </w:pPr>
      <w:r>
        <w:t xml:space="preserve">Confirm you still have access to the variables from </w:t>
      </w:r>
      <w:r>
        <w:rPr>
          <w:rStyle w:val="P-Italics"/>
        </w:rPr>
        <w:t>Exercise 12</w:t>
      </w:r>
      <w:r>
        <w:t xml:space="preserve">, </w:t>
      </w:r>
      <w:r>
        <w:rPr>
          <w:rStyle w:val="P-Italics"/>
        </w:rPr>
        <w:t>Visualizing the Relationship between Features and Response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80"/>
      <w:proofErr w:type="spellStart"/>
      <w:r>
        <w:t>group_by_pay_mean_y</w:t>
      </w:r>
      <w:commentRangeEnd w:id="380"/>
      <w:proofErr w:type="spellEnd"/>
      <w:r w:rsidR="001C2982">
        <w:rPr>
          <w:rStyle w:val="CommentReference"/>
          <w:rFonts w:cs="Arial"/>
        </w:rPr>
        <w:commentReference w:id="380"/>
      </w:r>
    </w:p>
    <w:p w14:paraId="75FA6DD9" w14:textId="7A2A8796" w:rsidR="008F0CAC" w:rsidRDefault="006A219A" w:rsidP="008F0CAC">
      <w:pPr>
        <w:pStyle w:val="L-Regular"/>
      </w:pPr>
      <w:r>
        <w:t>The output should be:</w:t>
      </w:r>
    </w:p>
    <w:p w14:paraId="11AAC566" w14:textId="2E39CAEC" w:rsidR="008F0CAC" w:rsidRDefault="008F0CAC" w:rsidP="006A219A">
      <w:pPr>
        <w:pStyle w:val="L-Regular"/>
      </w:pPr>
      <w:commentRangeStart w:id="381"/>
      <w:r>
        <w:rPr>
          <w:noProof/>
        </w:rPr>
        <w:lastRenderedPageBreak/>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81"/>
      <w:r w:rsidR="001C2982">
        <w:rPr>
          <w:rStyle w:val="CommentReference"/>
        </w:rPr>
        <w:commentReference w:id="381"/>
      </w:r>
    </w:p>
    <w:p w14:paraId="720EF02B" w14:textId="77777777" w:rsidR="006A219A" w:rsidRDefault="006A219A" w:rsidP="006A219A">
      <w:pPr>
        <w:pStyle w:val="IMG-Caption"/>
      </w:pPr>
      <w:r>
        <w:t>Figure 3.37: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82"/>
      <w:r>
        <w:t xml:space="preserve">p = </w:t>
      </w:r>
      <w:proofErr w:type="spellStart"/>
      <w:r>
        <w:t>group_by_pay_mean_y</w:t>
      </w:r>
      <w:proofErr w:type="spellEnd"/>
      <w:r>
        <w:t>['default payment next month'].values</w:t>
      </w:r>
      <w:commentRangeEnd w:id="382"/>
      <w:r w:rsidR="001C2982">
        <w:rPr>
          <w:rStyle w:val="CommentReference"/>
          <w:rFonts w:cs="Arial"/>
        </w:rPr>
        <w:commentReference w:id="382"/>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ins w:id="383" w:author="Stephen Klosterman" w:date="2020-11-15T09:20:00Z">
        <w:r w:rsidR="00A22593">
          <w:t xml:space="preserve">always </w:t>
        </w:r>
      </w:ins>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commentRangeStart w:id="384"/>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84"/>
      <w:r w:rsidR="001C2982">
        <w:rPr>
          <w:rStyle w:val="CommentReference"/>
          <w:rFonts w:cs="Arial"/>
        </w:rPr>
        <w:commentReference w:id="384"/>
      </w:r>
    </w:p>
    <w:p w14:paraId="049672B5" w14:textId="6AAC14E6" w:rsidR="008F0CAC" w:rsidRDefault="006A219A" w:rsidP="008F0CAC">
      <w:pPr>
        <w:pStyle w:val="L-Regular"/>
      </w:pPr>
      <w:r>
        <w:t>The output should be:</w:t>
      </w:r>
    </w:p>
    <w:p w14:paraId="1CC12B41" w14:textId="39A51B67" w:rsidR="008F0CAC" w:rsidRDefault="008F0CAC" w:rsidP="006A219A">
      <w:pPr>
        <w:pStyle w:val="L-Regular"/>
      </w:pPr>
    </w:p>
    <w:p w14:paraId="0E192081" w14:textId="75009F6B" w:rsidR="008F0CAC" w:rsidRDefault="008F0CAC" w:rsidP="006A219A">
      <w:pPr>
        <w:pStyle w:val="L-Regular"/>
      </w:pPr>
    </w:p>
    <w:p w14:paraId="33F0D2AB" w14:textId="294F84F3" w:rsidR="008F0CAC" w:rsidRDefault="008F0CAC" w:rsidP="006A219A">
      <w:pPr>
        <w:pStyle w:val="L-Regular"/>
      </w:pPr>
      <w:r>
        <w:rPr>
          <w:noProof/>
        </w:rPr>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5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049849EC" w14:textId="77777777" w:rsidR="006A219A" w:rsidRDefault="006A219A" w:rsidP="006A219A">
      <w:pPr>
        <w:pStyle w:val="L-Regular"/>
      </w:pPr>
    </w:p>
    <w:p w14:paraId="615891B6" w14:textId="77777777" w:rsidR="006A219A" w:rsidRDefault="006A219A" w:rsidP="006A219A">
      <w:pPr>
        <w:pStyle w:val="IMG-Caption"/>
      </w:pPr>
      <w:r>
        <w:lastRenderedPageBreak/>
        <w:t>Figure 3.38: Calculating q from</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85"/>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commentRangeEnd w:id="385"/>
      <w:proofErr w:type="spellEnd"/>
      <w:r w:rsidR="001C2982">
        <w:rPr>
          <w:rStyle w:val="CommentReference"/>
          <w:rFonts w:cs="Arial"/>
        </w:rPr>
        <w:commentReference w:id="385"/>
      </w:r>
    </w:p>
    <w:p w14:paraId="308F06DF" w14:textId="3E28AAB6" w:rsidR="008F0CAC" w:rsidRDefault="006A219A" w:rsidP="006A219A">
      <w:pPr>
        <w:pStyle w:val="P-Regular"/>
      </w:pPr>
      <w:r>
        <w:t>The output should look like this:</w:t>
      </w:r>
    </w:p>
    <w:p w14:paraId="70201703" w14:textId="5F710BFF" w:rsidR="008F0CAC" w:rsidDel="00437904" w:rsidRDefault="008F0CAC" w:rsidP="006A219A">
      <w:pPr>
        <w:pStyle w:val="P-Regular"/>
        <w:rPr>
          <w:del w:id="386" w:author="Stephen Klosterman" w:date="2020-11-15T09:21:00Z"/>
        </w:rPr>
      </w:pPr>
    </w:p>
    <w:p w14:paraId="4EE3FFE4" w14:textId="3BDA3B7B" w:rsidR="008F0CAC" w:rsidRDefault="008F0CAC" w:rsidP="006A219A">
      <w:pPr>
        <w:pStyle w:val="P-Regular"/>
      </w:pPr>
      <w:commentRangeStart w:id="387"/>
      <w:r>
        <w:rPr>
          <w:noProof/>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commentRangeEnd w:id="387"/>
      <w:r w:rsidR="001C2982">
        <w:rPr>
          <w:rStyle w:val="CommentReference"/>
        </w:rPr>
        <w:commentReference w:id="387"/>
      </w:r>
    </w:p>
    <w:p w14:paraId="60B6A141" w14:textId="0EE623B6" w:rsidR="006A219A" w:rsidDel="00437904" w:rsidRDefault="006A219A" w:rsidP="006A219A">
      <w:pPr>
        <w:pStyle w:val="P-Regular"/>
        <w:rPr>
          <w:del w:id="388" w:author="Stephen Klosterman" w:date="2020-11-15T09:21:00Z"/>
        </w:rPr>
      </w:pPr>
    </w:p>
    <w:p w14:paraId="59551ABF" w14:textId="77777777" w:rsidR="006A219A" w:rsidRDefault="006A219A" w:rsidP="006A219A">
      <w:pPr>
        <w:pStyle w:val="IMG-Caption"/>
      </w:pPr>
      <w:r>
        <w:t>Figure 3.39: Odds ratio and log odds</w:t>
      </w:r>
    </w:p>
    <w:p w14:paraId="30EFECF3" w14:textId="77777777"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the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commentRangeStart w:id="389"/>
      <w:proofErr w:type="spellStart"/>
      <w:r>
        <w:t>group_by_pay_mean_y.index</w:t>
      </w:r>
      <w:commentRangeEnd w:id="389"/>
      <w:proofErr w:type="spellEnd"/>
      <w:r w:rsidR="001C2982">
        <w:rPr>
          <w:rStyle w:val="CommentReference"/>
          <w:rFonts w:cs="Arial"/>
        </w:rPr>
        <w:commentReference w:id="389"/>
      </w:r>
    </w:p>
    <w:p w14:paraId="1971138D" w14:textId="466F8815" w:rsidR="008F0CAC" w:rsidRDefault="006A219A" w:rsidP="008F0CAC">
      <w:pPr>
        <w:pStyle w:val="L-Regular"/>
      </w:pPr>
      <w:r>
        <w:t>This should produce the following output:</w:t>
      </w:r>
    </w:p>
    <w:p w14:paraId="1E67EBD0" w14:textId="2DF4AA13" w:rsidR="008F0CAC" w:rsidDel="00437904" w:rsidRDefault="008F0CAC" w:rsidP="006A219A">
      <w:pPr>
        <w:pStyle w:val="L-Regular"/>
        <w:rPr>
          <w:del w:id="390" w:author="Stephen Klosterman" w:date="2020-11-15T09:21:00Z"/>
        </w:rPr>
      </w:pPr>
    </w:p>
    <w:p w14:paraId="6CAFDA76" w14:textId="1E2D7425" w:rsidR="008F0CAC" w:rsidDel="00437904" w:rsidRDefault="008F0CAC" w:rsidP="006A219A">
      <w:pPr>
        <w:pStyle w:val="L-Regular"/>
        <w:rPr>
          <w:del w:id="391" w:author="Stephen Klosterman" w:date="2020-11-15T09:21:00Z"/>
        </w:rPr>
      </w:pPr>
    </w:p>
    <w:p w14:paraId="53641F03" w14:textId="61E918F6" w:rsidR="008F0CAC" w:rsidRDefault="008F0CAC" w:rsidP="006A219A">
      <w:pPr>
        <w:pStyle w:val="L-Regular"/>
      </w:pPr>
      <w:r>
        <w:rPr>
          <w:noProof/>
        </w:rPr>
        <w:drawing>
          <wp:inline distT="0" distB="0" distL="0" distR="0" wp14:anchorId="20A7FC15" wp14:editId="767C71B0">
            <wp:extent cx="6073140" cy="19744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58">
                      <a:extLst>
                        <a:ext uri="{28A0092B-C50C-407E-A947-70E740481C1C}">
                          <a14:useLocalDpi xmlns:a14="http://schemas.microsoft.com/office/drawing/2010/main" val="0"/>
                        </a:ext>
                      </a:extLst>
                    </a:blip>
                    <a:srcRect t="64505"/>
                    <a:stretch/>
                  </pic:blipFill>
                  <pic:spPr bwMode="auto">
                    <a:xfrm>
                      <a:off x="0" y="0"/>
                      <a:ext cx="6073140" cy="197444"/>
                    </a:xfrm>
                    <a:prstGeom prst="rect">
                      <a:avLst/>
                    </a:prstGeom>
                    <a:noFill/>
                    <a:ln>
                      <a:noFill/>
                    </a:ln>
                    <a:extLst>
                      <a:ext uri="{53640926-AAD7-44D8-BBD7-CCE9431645EC}">
                        <a14:shadowObscured xmlns:a14="http://schemas.microsoft.com/office/drawing/2010/main"/>
                      </a:ext>
                    </a:extLst>
                  </pic:spPr>
                </pic:pic>
              </a:graphicData>
            </a:graphic>
          </wp:inline>
        </w:drawing>
      </w:r>
    </w:p>
    <w:p w14:paraId="288B089D" w14:textId="77777777" w:rsidR="006A219A" w:rsidRDefault="006A219A" w:rsidP="006A219A">
      <w:pPr>
        <w:pStyle w:val="IMG-Caption"/>
      </w:pPr>
      <w:r>
        <w:t xml:space="preserve">Figure 3.40: How to get values from the index of a pandas </w:t>
      </w:r>
      <w:proofErr w:type="spellStart"/>
      <w:r>
        <w:t>DataFrame</w:t>
      </w:r>
      <w:proofErr w:type="spellEnd"/>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392"/>
      <w:commentRangeStart w:id="393"/>
      <w:commentRangeStart w:id="394"/>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r>
        <w:t>plt.xlabel</w:t>
      </w:r>
      <w:proofErr w:type="spellEnd"/>
      <w:r>
        <w:t>('Values of PAY_1')</w:t>
      </w:r>
      <w:commentRangeEnd w:id="392"/>
      <w:r w:rsidR="001C2982">
        <w:rPr>
          <w:rStyle w:val="CommentReference"/>
          <w:rFonts w:cs="Arial"/>
        </w:rPr>
        <w:commentReference w:id="392"/>
      </w:r>
      <w:commentRangeEnd w:id="393"/>
      <w:r w:rsidR="00E965A1">
        <w:rPr>
          <w:rStyle w:val="CommentReference"/>
          <w:rFonts w:cs="Arial"/>
        </w:rPr>
        <w:commentReference w:id="393"/>
      </w:r>
      <w:commentRangeEnd w:id="394"/>
      <w:r w:rsidR="002D1D52">
        <w:rPr>
          <w:rStyle w:val="CommentReference"/>
          <w:rFonts w:cs="Arial"/>
        </w:rPr>
        <w:commentReference w:id="394"/>
      </w:r>
    </w:p>
    <w:p w14:paraId="6758ABBA" w14:textId="77777777" w:rsidR="006A219A" w:rsidRDefault="006A219A" w:rsidP="006A219A">
      <w:pPr>
        <w:pStyle w:val="L-Regular"/>
      </w:pPr>
      <w:r>
        <w:lastRenderedPageBreak/>
        <w:t>The plot should look like this:</w:t>
      </w:r>
    </w:p>
    <w:p w14:paraId="4FC0E320" w14:textId="0A467855" w:rsidR="006A219A" w:rsidRDefault="006A219A" w:rsidP="006A219A">
      <w:pPr>
        <w:pStyle w:val="L-Regular"/>
      </w:pPr>
      <w:r>
        <w:rPr>
          <w:noProof/>
        </w:rPr>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77777777" w:rsidR="006A219A" w:rsidRDefault="006A219A" w:rsidP="006A219A">
      <w:pPr>
        <w:pStyle w:val="IMG-Caption"/>
      </w:pPr>
      <w:r>
        <w:t>Figure 3.41: Log odds of default for values of PAY_1</w:t>
      </w:r>
    </w:p>
    <w:p w14:paraId="70B022AD" w14:textId="77777777"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of the rate of default and this feature that we plotted in </w:t>
      </w:r>
      <w:r>
        <w:rPr>
          <w:rStyle w:val="P-Italics"/>
        </w:rPr>
        <w:t>Exercise 12</w:t>
      </w:r>
      <w:r>
        <w:t xml:space="preserve">, </w:t>
      </w:r>
      <w:r>
        <w:rPr>
          <w:rStyle w:val="P-Italics"/>
        </w:rPr>
        <w:t>Visualizing the Relationship Between Features and Response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77777777" w:rsidR="006A219A" w:rsidRDefault="006A219A" w:rsidP="006A219A">
      <w:pPr>
        <w:pStyle w:val="P-Regular"/>
        <w:rPr>
          <w:rStyle w:val="P-Bold"/>
        </w:rPr>
      </w:pPr>
      <w:r>
        <w:rPr>
          <w:rStyle w:val="P-Bold"/>
        </w:rPr>
        <w:t xml:space="preserve">Is a straight line fit a good model for this data? </w:t>
      </w:r>
    </w:p>
    <w:p w14:paraId="214F8944" w14:textId="77777777" w:rsidR="006A219A" w:rsidRDefault="006A219A" w:rsidP="006A219A">
      <w:pPr>
        <w:pStyle w:val="P-Regular"/>
      </w:pPr>
      <w:r>
        <w:t xml:space="preserve">It certainly seems like a "line of best fit" drawn on this plot would go up from left to right. At the same time, these data don't seem like they would result from a truly linear process. One way to look at these data is that the values -2, -1, and 0, seem like they lie in a different regime of log odds than the others. </w:t>
      </w:r>
      <w:r>
        <w:rPr>
          <w:rStyle w:val="P-Code"/>
        </w:rPr>
        <w:t>PAY_1</w:t>
      </w:r>
      <w:r>
        <w:t xml:space="preserve"> = 1 is sort of intermediate, and the rest are mostly larger. It may be that engineered features based on this variable, or different ways of encoding the categories represented by -2, -1, and 0 would be more effective for modeling. Keep this in mind as we proceed to model these data with a logistic regression, and then other approaches later in the book.</w:t>
      </w:r>
    </w:p>
    <w:p w14:paraId="0351A9B5" w14:textId="77777777" w:rsidR="006A219A" w:rsidRDefault="006A219A" w:rsidP="006A219A">
      <w:pPr>
        <w:pStyle w:val="H2-General"/>
      </w:pPr>
      <w:r>
        <w:t>From Logistic Regression Coefficients to Predictions Using the Sigmoid</w:t>
      </w:r>
    </w:p>
    <w:p w14:paraId="6EE83A7A" w14:textId="77777777" w:rsidR="006A219A" w:rsidRDefault="006A219A" w:rsidP="006A219A">
      <w:pPr>
        <w:pStyle w:val="P-Regular"/>
      </w:pPr>
      <w:r>
        <w:t>Before the next exercise, let's take a look at how the coefficients for a logistic regression are used to calculate predicted probabilities, and ultimately make predictions for the class of the response variable.</w:t>
      </w:r>
    </w:p>
    <w:p w14:paraId="47F9848F" w14:textId="32045F4B" w:rsidR="008F0CAC" w:rsidRDefault="006A219A" w:rsidP="006A219A">
      <w:pPr>
        <w:pStyle w:val="P-Regular"/>
      </w:pPr>
      <w:r>
        <w:t>Recall that logistic regression predicts the probability of class membership, according to the sigmoid equation. In the case of two features with an intercept, the equation is:</w:t>
      </w:r>
    </w:p>
    <w:p w14:paraId="43C497B3" w14:textId="1F2254DE" w:rsidR="008F0CAC" w:rsidDel="00437904" w:rsidRDefault="008F0CAC" w:rsidP="006A219A">
      <w:pPr>
        <w:pStyle w:val="P-Regular"/>
        <w:rPr>
          <w:del w:id="395" w:author="Stephen Klosterman" w:date="2020-11-15T09:24:00Z"/>
        </w:rPr>
      </w:pPr>
    </w:p>
    <w:p w14:paraId="5E53FD0D" w14:textId="239D3819" w:rsidR="008F0CAC" w:rsidRDefault="008F0CAC" w:rsidP="006A219A">
      <w:pPr>
        <w:pStyle w:val="P-Regular"/>
      </w:pPr>
      <w:r>
        <w:rPr>
          <w:noProof/>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77777777" w:rsidR="006A219A" w:rsidRDefault="006A219A" w:rsidP="006A219A">
      <w:pPr>
        <w:pStyle w:val="IMG-Caption"/>
      </w:pPr>
      <w:r>
        <w:lastRenderedPageBreak/>
        <w:t xml:space="preserve">Figure 3.42: Sigmoid function to predict probability of class membership for two </w:t>
      </w:r>
      <w:proofErr w:type="spellStart"/>
      <w:r>
        <w:t>featues</w:t>
      </w:r>
      <w:proofErr w:type="spellEnd"/>
    </w:p>
    <w:p w14:paraId="3AFA9743" w14:textId="4330AD6F" w:rsidR="006A219A" w:rsidRDefault="006A219A" w:rsidP="006A219A">
      <w:pPr>
        <w:pStyle w:val="P-Regular"/>
      </w:pPr>
      <w:r>
        <w:t xml:space="preserve">When you call the </w:t>
      </w:r>
      <w:r>
        <w:rPr>
          <w:rStyle w:val="P-Code"/>
        </w:rPr>
        <w:t>.fit</w:t>
      </w:r>
      <w:r>
        <w:t xml:space="preserve"> method o</w:t>
      </w:r>
      <w:del w:id="396" w:author="Stephen Klosterman" w:date="2020-11-15T09:25:00Z">
        <w:r w:rsidDel="00437904">
          <w:delText>n</w:delText>
        </w:r>
      </w:del>
      <w:ins w:id="397" w:author="Stephen Klosterman" w:date="2020-11-15T09:25:00Z">
        <w:r w:rsidR="00437904">
          <w:t>f</w:t>
        </w:r>
      </w:ins>
      <w:r>
        <w:t xml:space="preserve"> a logistic regression model object in scikit-learn using the training data, as we have demonstrated several times, the parameters (intercept and coefficients)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are estimated from this 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so that it would classify as many training data points correctly as possible. We'll gain some insight in to how this process works in the next chapter.</w:t>
      </w:r>
    </w:p>
    <w:p w14:paraId="3A89AD59" w14:textId="138DE54F" w:rsidR="006A219A" w:rsidRDefault="006A219A" w:rsidP="006A219A">
      <w:pPr>
        <w:pStyle w:val="P-Regular"/>
      </w:pPr>
      <w:r>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ins w:id="398" w:author="Stephen Klosterman" w:date="2020-11-15T09:27:00Z">
        <w:r w:rsidR="00616714">
          <w:rPr>
            <w:rStyle w:val="P-Italics"/>
          </w:rPr>
          <w:t>≥</w:t>
        </w:r>
      </w:ins>
      <w:del w:id="399" w:author="Stephen Klosterman" w:date="2020-11-15T09:27:00Z">
        <w:r w:rsidDel="00616714">
          <w:rPr>
            <w:rStyle w:val="P-Italics"/>
          </w:rPr>
          <w:delText>&gt;=</w:delText>
        </w:r>
      </w:del>
      <w:r>
        <w:rPr>
          <w:rStyle w:val="P-Italics"/>
        </w:rPr>
        <w:t xml:space="preserve"> 0.5</w:t>
      </w:r>
      <w:r>
        <w:t>, and negative otherwise.</w:t>
      </w:r>
    </w:p>
    <w:p w14:paraId="4ECBF829" w14:textId="77777777" w:rsidR="006A219A" w:rsidRDefault="006A219A" w:rsidP="006A219A">
      <w:pPr>
        <w:pStyle w:val="P-Regular"/>
      </w:pPr>
      <w:r>
        <w:t xml:space="preserve">We know that the plot of the sigmoid equation looks like the following, where the </w:t>
      </w:r>
      <w:r>
        <w:rPr>
          <w:rStyle w:val="P-Italics"/>
        </w:rPr>
        <w:t>x-axis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77777777" w:rsidR="006A219A" w:rsidRDefault="006A219A" w:rsidP="006A219A">
      <w:pPr>
        <w:pStyle w:val="IMG-Caption"/>
      </w:pPr>
      <w:r>
        <w:t>Figure 3.43: Predictions and true classes plotted together</w:t>
      </w:r>
    </w:p>
    <w:p w14:paraId="79ECAB6E" w14:textId="77777777"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x-axis, then the predicted probability would be </w:t>
      </w:r>
      <w:r>
        <w:rPr>
          <w:rStyle w:val="P-Italics"/>
        </w:rPr>
        <w:t>p ≥ 0.5</w:t>
      </w:r>
      <w:r>
        <w:t xml:space="preserve"> on the </w:t>
      </w:r>
      <w:r>
        <w:rPr>
          <w:rStyle w:val="P-Italics"/>
        </w:rPr>
        <w:t>y-axis</w:t>
      </w:r>
      <w:r>
        <w:t xml:space="preserve"> and a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using the coefficients and intercept. Solving the inequality for positive prediction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77777777"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 when used as a classifier with multiple features.</w:t>
      </w:r>
    </w:p>
    <w:p w14:paraId="141D26CA" w14:textId="77777777" w:rsidR="006A219A" w:rsidRDefault="006A219A" w:rsidP="006A219A">
      <w:pPr>
        <w:pStyle w:val="H2-General"/>
      </w:pPr>
      <w:r>
        <w:lastRenderedPageBreak/>
        <w:t>Exercise 15: Linear Decision Boundary of Logistic Regression</w:t>
      </w:r>
    </w:p>
    <w:p w14:paraId="3D65C49C" w14:textId="77777777"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are 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6A219A">
      <w:pPr>
        <w:pStyle w:val="P-Callout"/>
      </w:pPr>
      <w:r>
        <w:t>Note</w:t>
      </w:r>
    </w:p>
    <w:p w14:paraId="60E897D0" w14:textId="7CD2D7B2" w:rsidR="006A219A" w:rsidRDefault="006A219A" w:rsidP="006A219A">
      <w:pPr>
        <w:pStyle w:val="P-Callout"/>
      </w:pPr>
      <w:r>
        <w:t xml:space="preserve">The code and the resulting output for this exercise have been loaded in a Jupyter Notebook that can be found here: </w:t>
      </w:r>
      <w:r w:rsidR="0093577D" w:rsidRPr="00E9684C">
        <w:rPr>
          <w:strike/>
          <w:rPrChange w:id="400" w:author="Stephen Klosterman" w:date="2020-11-15T09:46:00Z">
            <w:rPr/>
          </w:rPrChange>
        </w:rPr>
        <w:fldChar w:fldCharType="begin"/>
      </w:r>
      <w:r w:rsidR="0093577D" w:rsidRPr="00E9684C">
        <w:rPr>
          <w:strike/>
          <w:rPrChange w:id="401" w:author="Stephen Klosterman" w:date="2020-11-15T09:46:00Z">
            <w:rPr/>
          </w:rPrChange>
        </w:rPr>
        <w:instrText xml:space="preserve"> HYPERLINK "http://bit.ly/2VnbXRL" </w:instrText>
      </w:r>
      <w:r w:rsidR="0093577D" w:rsidRPr="00E9684C">
        <w:rPr>
          <w:strike/>
          <w:rPrChange w:id="402" w:author="Stephen Klosterman" w:date="2020-11-15T09:46:00Z">
            <w:rPr>
              <w:rStyle w:val="Hyperlink"/>
              <w:color w:val="000000"/>
            </w:rPr>
          </w:rPrChange>
        </w:rPr>
        <w:fldChar w:fldCharType="separate"/>
      </w:r>
      <w:r w:rsidRPr="00E9684C">
        <w:rPr>
          <w:rStyle w:val="Hyperlink"/>
          <w:strike/>
          <w:color w:val="000000"/>
          <w:rPrChange w:id="403" w:author="Stephen Klosterman" w:date="2020-11-15T09:46:00Z">
            <w:rPr>
              <w:rStyle w:val="Hyperlink"/>
              <w:color w:val="000000"/>
            </w:rPr>
          </w:rPrChange>
        </w:rPr>
        <w:t>http://bit.ly/2VnbXRL</w:t>
      </w:r>
      <w:r w:rsidR="0093577D" w:rsidRPr="00E9684C">
        <w:rPr>
          <w:rStyle w:val="Hyperlink"/>
          <w:strike/>
          <w:color w:val="000000"/>
          <w:rPrChange w:id="404" w:author="Stephen Klosterman" w:date="2020-11-15T09:46:00Z">
            <w:rPr>
              <w:rStyle w:val="Hyperlink"/>
              <w:color w:val="000000"/>
            </w:rPr>
          </w:rPrChange>
        </w:rPr>
        <w:fldChar w:fldCharType="end"/>
      </w:r>
      <w:r>
        <w:t>.</w:t>
      </w:r>
    </w:p>
    <w:p w14:paraId="5614EF63" w14:textId="77777777" w:rsidR="006A219A" w:rsidRDefault="006A219A">
      <w:pPr>
        <w:pStyle w:val="L-Numbers"/>
        <w:numPr>
          <w:ilvl w:val="0"/>
          <w:numId w:val="18"/>
        </w:numPr>
        <w:pPrChange w:id="405" w:author="Stephen Klosterman" w:date="2020-11-15T09:55:00Z">
          <w:pPr>
            <w:pStyle w:val="L-Numbers"/>
          </w:pPr>
        </w:pPrChange>
      </w:pPr>
      <w:r>
        <w:t>Generate the features using the following code:</w:t>
      </w:r>
    </w:p>
    <w:p w14:paraId="42D19987" w14:textId="0C5E8653" w:rsidR="00616714" w:rsidRDefault="006A219A" w:rsidP="00616714">
      <w:pPr>
        <w:pStyle w:val="L-Source"/>
        <w:rPr>
          <w:ins w:id="406" w:author="Stephen Klosterman" w:date="2020-11-15T09:46:00Z"/>
        </w:rPr>
      </w:pPr>
      <w:commentRangeStart w:id="407"/>
      <w:del w:id="408" w:author="Stephen Klosterman" w:date="2020-11-15T09:46:00Z">
        <w:r w:rsidDel="00616714">
          <w:delText>np</w:delText>
        </w:r>
      </w:del>
      <w:ins w:id="409" w:author="Stephen Klosterman" w:date="2020-11-15T09:46:00Z">
        <w:r w:rsidR="00616714">
          <w:t xml:space="preserve">from </w:t>
        </w:r>
        <w:proofErr w:type="spellStart"/>
        <w:r w:rsidR="00616714">
          <w:t>numpy.random</w:t>
        </w:r>
        <w:proofErr w:type="spellEnd"/>
        <w:r w:rsidR="00616714">
          <w:t xml:space="preserve"> import </w:t>
        </w:r>
        <w:proofErr w:type="spellStart"/>
        <w:r w:rsidR="00616714">
          <w:t>default_rng</w:t>
        </w:r>
        <w:proofErr w:type="spellEnd"/>
      </w:ins>
    </w:p>
    <w:p w14:paraId="7DFBA130" w14:textId="77777777" w:rsidR="00616714" w:rsidRDefault="00616714" w:rsidP="00616714">
      <w:pPr>
        <w:pStyle w:val="L-Source"/>
        <w:rPr>
          <w:ins w:id="410" w:author="Stephen Klosterman" w:date="2020-11-15T09:46:00Z"/>
        </w:rPr>
      </w:pPr>
      <w:proofErr w:type="spellStart"/>
      <w:ins w:id="411" w:author="Stephen Klosterman" w:date="2020-11-15T09:46:00Z">
        <w:r>
          <w:t>rg</w:t>
        </w:r>
        <w:proofErr w:type="spellEnd"/>
        <w:r>
          <w:t xml:space="preserve"> = </w:t>
        </w:r>
        <w:proofErr w:type="spellStart"/>
        <w:r>
          <w:t>default_rng</w:t>
        </w:r>
        <w:proofErr w:type="spellEnd"/>
        <w:r>
          <w:t>(4)</w:t>
        </w:r>
      </w:ins>
    </w:p>
    <w:p w14:paraId="3963A3C7" w14:textId="77777777" w:rsidR="00616714" w:rsidRDefault="00616714" w:rsidP="00616714">
      <w:pPr>
        <w:pStyle w:val="L-Source"/>
        <w:rPr>
          <w:ins w:id="412" w:author="Stephen Klosterman" w:date="2020-11-15T09:46:00Z"/>
        </w:rPr>
      </w:pPr>
      <w:ins w:id="413" w:author="Stephen Klosterman" w:date="2020-11-15T09:46:00Z">
        <w:r>
          <w:t xml:space="preserve">X_1_pos = </w:t>
        </w:r>
        <w:proofErr w:type="spellStart"/>
        <w:r>
          <w:t>rg.uniform</w:t>
        </w:r>
        <w:proofErr w:type="spellEnd"/>
        <w:r>
          <w:t>(low=1, high=7, size=(20,1))</w:t>
        </w:r>
      </w:ins>
    </w:p>
    <w:p w14:paraId="3E8ECE27" w14:textId="77777777" w:rsidR="00616714" w:rsidRDefault="00616714" w:rsidP="00616714">
      <w:pPr>
        <w:pStyle w:val="L-Source"/>
        <w:rPr>
          <w:ins w:id="414" w:author="Stephen Klosterman" w:date="2020-11-15T09:46:00Z"/>
        </w:rPr>
      </w:pPr>
      <w:ins w:id="415" w:author="Stephen Klosterman" w:date="2020-11-15T09:46:00Z">
        <w:r>
          <w:t>print(X_1_pos[0:3])</w:t>
        </w:r>
      </w:ins>
    </w:p>
    <w:p w14:paraId="0787853D" w14:textId="77777777" w:rsidR="00616714" w:rsidRDefault="00616714" w:rsidP="00616714">
      <w:pPr>
        <w:pStyle w:val="L-Source"/>
        <w:rPr>
          <w:ins w:id="416" w:author="Stephen Klosterman" w:date="2020-11-15T09:46:00Z"/>
        </w:rPr>
      </w:pPr>
      <w:ins w:id="417" w:author="Stephen Klosterman" w:date="2020-11-15T09:46:00Z">
        <w:r>
          <w:t xml:space="preserve">X_1_neg = </w:t>
        </w:r>
        <w:proofErr w:type="spellStart"/>
        <w:r>
          <w:t>rg.uniform</w:t>
        </w:r>
        <w:proofErr w:type="spellEnd"/>
        <w:r>
          <w:t>(low=3, high=10, size=(20,1))</w:t>
        </w:r>
      </w:ins>
    </w:p>
    <w:p w14:paraId="750F2B2E" w14:textId="77777777" w:rsidR="00616714" w:rsidRDefault="00616714" w:rsidP="00616714">
      <w:pPr>
        <w:pStyle w:val="L-Source"/>
        <w:rPr>
          <w:ins w:id="418" w:author="Stephen Klosterman" w:date="2020-11-15T09:46:00Z"/>
        </w:rPr>
      </w:pPr>
      <w:ins w:id="419" w:author="Stephen Klosterman" w:date="2020-11-15T09:46:00Z">
        <w:r>
          <w:t>print(X_1_neg[0:3])</w:t>
        </w:r>
      </w:ins>
    </w:p>
    <w:p w14:paraId="61F8827D" w14:textId="77777777" w:rsidR="00616714" w:rsidRDefault="00616714" w:rsidP="00616714">
      <w:pPr>
        <w:pStyle w:val="L-Source"/>
        <w:rPr>
          <w:ins w:id="420" w:author="Stephen Klosterman" w:date="2020-11-15T09:46:00Z"/>
        </w:rPr>
      </w:pPr>
      <w:ins w:id="421" w:author="Stephen Klosterman" w:date="2020-11-15T09:46:00Z">
        <w:r>
          <w:t xml:space="preserve">X_2_pos = </w:t>
        </w:r>
        <w:proofErr w:type="spellStart"/>
        <w:r>
          <w:t>rg.uniform</w:t>
        </w:r>
        <w:proofErr w:type="spellEnd"/>
        <w:r>
          <w:t>(low=1, high=7, size=(20,1))</w:t>
        </w:r>
      </w:ins>
    </w:p>
    <w:p w14:paraId="15B2DC24" w14:textId="77777777" w:rsidR="00616714" w:rsidRDefault="00616714" w:rsidP="00616714">
      <w:pPr>
        <w:pStyle w:val="L-Source"/>
        <w:rPr>
          <w:ins w:id="422" w:author="Stephen Klosterman" w:date="2020-11-15T09:46:00Z"/>
        </w:rPr>
      </w:pPr>
      <w:ins w:id="423" w:author="Stephen Klosterman" w:date="2020-11-15T09:46:00Z">
        <w:r>
          <w:t>print(X_1_pos[0:3])</w:t>
        </w:r>
      </w:ins>
    </w:p>
    <w:p w14:paraId="09B405AE" w14:textId="77777777" w:rsidR="00616714" w:rsidRDefault="00616714" w:rsidP="00616714">
      <w:pPr>
        <w:pStyle w:val="L-Source"/>
        <w:rPr>
          <w:ins w:id="424" w:author="Stephen Klosterman" w:date="2020-11-15T09:46:00Z"/>
        </w:rPr>
      </w:pPr>
      <w:ins w:id="425" w:author="Stephen Klosterman" w:date="2020-11-15T09:46:00Z">
        <w:r>
          <w:t xml:space="preserve">X_2_neg = </w:t>
        </w:r>
        <w:proofErr w:type="spellStart"/>
        <w:r>
          <w:t>rg.uniform</w:t>
        </w:r>
        <w:proofErr w:type="spellEnd"/>
        <w:r>
          <w:t>(low=3, high=10, size=(20,1))</w:t>
        </w:r>
      </w:ins>
    </w:p>
    <w:p w14:paraId="7C308739" w14:textId="5A4AAB51" w:rsidR="006A219A" w:rsidDel="00616714" w:rsidRDefault="00616714" w:rsidP="00616714">
      <w:pPr>
        <w:pStyle w:val="L-Source"/>
        <w:rPr>
          <w:del w:id="426" w:author="Stephen Klosterman" w:date="2020-11-15T09:46:00Z"/>
        </w:rPr>
      </w:pPr>
      <w:ins w:id="427" w:author="Stephen Klosterman" w:date="2020-11-15T09:46:00Z">
        <w:r>
          <w:t>print(X_1_neg[0:3])</w:t>
        </w:r>
      </w:ins>
      <w:commentRangeEnd w:id="407"/>
      <w:r w:rsidR="00027AA4">
        <w:rPr>
          <w:rStyle w:val="CommentReference"/>
          <w:rFonts w:cs="Arial"/>
        </w:rPr>
        <w:commentReference w:id="407"/>
      </w:r>
      <w:del w:id="428" w:author="Stephen Klosterman" w:date="2020-11-15T09:46:00Z">
        <w:r w:rsidR="006A219A" w:rsidDel="00616714">
          <w:delText>.random.seed(seed=6)</w:delText>
        </w:r>
      </w:del>
    </w:p>
    <w:p w14:paraId="6CC082E0" w14:textId="1CE41D13" w:rsidR="006A219A" w:rsidDel="00616714" w:rsidRDefault="006A219A" w:rsidP="00616714">
      <w:pPr>
        <w:pStyle w:val="L-Source"/>
        <w:rPr>
          <w:del w:id="429" w:author="Stephen Klosterman" w:date="2020-11-15T09:46:00Z"/>
        </w:rPr>
      </w:pPr>
      <w:del w:id="430" w:author="Stephen Klosterman" w:date="2020-11-15T09:46:00Z">
        <w:r w:rsidDel="00616714">
          <w:delText>X_1_pos = np.random.uniform(low=1, high=7, size=(20,1))</w:delText>
        </w:r>
      </w:del>
    </w:p>
    <w:p w14:paraId="3069BE3E" w14:textId="46E0E522" w:rsidR="006A219A" w:rsidDel="00616714" w:rsidRDefault="006A219A" w:rsidP="00616714">
      <w:pPr>
        <w:pStyle w:val="L-Source"/>
        <w:rPr>
          <w:del w:id="431" w:author="Stephen Klosterman" w:date="2020-11-15T09:46:00Z"/>
        </w:rPr>
      </w:pPr>
      <w:del w:id="432" w:author="Stephen Klosterman" w:date="2020-11-15T09:46:00Z">
        <w:r w:rsidDel="00616714">
          <w:delText>print(X_1_pos[0:3])</w:delText>
        </w:r>
      </w:del>
    </w:p>
    <w:p w14:paraId="63B41588" w14:textId="27D041F4" w:rsidR="006A219A" w:rsidDel="00616714" w:rsidRDefault="006A219A" w:rsidP="00616714">
      <w:pPr>
        <w:pStyle w:val="L-Source"/>
        <w:rPr>
          <w:del w:id="433" w:author="Stephen Klosterman" w:date="2020-11-15T09:46:00Z"/>
        </w:rPr>
      </w:pPr>
      <w:del w:id="434" w:author="Stephen Klosterman" w:date="2020-11-15T09:46:00Z">
        <w:r w:rsidDel="00616714">
          <w:delText>X_1_neg = np.random.uniform(low=3, high=10, size=(20,1))</w:delText>
        </w:r>
      </w:del>
    </w:p>
    <w:p w14:paraId="0EAAE76A" w14:textId="51382369" w:rsidR="006A219A" w:rsidDel="00616714" w:rsidRDefault="006A219A" w:rsidP="00616714">
      <w:pPr>
        <w:pStyle w:val="L-Source"/>
        <w:rPr>
          <w:del w:id="435" w:author="Stephen Klosterman" w:date="2020-11-15T09:46:00Z"/>
        </w:rPr>
      </w:pPr>
      <w:del w:id="436" w:author="Stephen Klosterman" w:date="2020-11-15T09:46:00Z">
        <w:r w:rsidDel="00616714">
          <w:delText>print(X_1_neg[0:3])</w:delText>
        </w:r>
      </w:del>
    </w:p>
    <w:p w14:paraId="4D7C7B4A" w14:textId="066F334B" w:rsidR="006A219A" w:rsidDel="00616714" w:rsidRDefault="006A219A" w:rsidP="00616714">
      <w:pPr>
        <w:pStyle w:val="L-Source"/>
        <w:rPr>
          <w:del w:id="437" w:author="Stephen Klosterman" w:date="2020-11-15T09:46:00Z"/>
        </w:rPr>
      </w:pPr>
      <w:del w:id="438" w:author="Stephen Klosterman" w:date="2020-11-15T09:46:00Z">
        <w:r w:rsidDel="00616714">
          <w:delText>X_2_pos = np.random.uniform(low=1, high=7, size=(20,1))</w:delText>
        </w:r>
      </w:del>
    </w:p>
    <w:p w14:paraId="3B929F0C" w14:textId="31C75905" w:rsidR="006A219A" w:rsidDel="00616714" w:rsidRDefault="006A219A" w:rsidP="00616714">
      <w:pPr>
        <w:pStyle w:val="L-Source"/>
        <w:rPr>
          <w:del w:id="439" w:author="Stephen Klosterman" w:date="2020-11-15T09:46:00Z"/>
        </w:rPr>
      </w:pPr>
      <w:del w:id="440" w:author="Stephen Klosterman" w:date="2020-11-15T09:46:00Z">
        <w:r w:rsidDel="00616714">
          <w:delText>print(X_1_pos[0:3])</w:delText>
        </w:r>
      </w:del>
    </w:p>
    <w:p w14:paraId="02EC6F0C" w14:textId="1C657BF3" w:rsidR="006A219A" w:rsidDel="00616714" w:rsidRDefault="006A219A" w:rsidP="00616714">
      <w:pPr>
        <w:pStyle w:val="L-Source"/>
        <w:rPr>
          <w:del w:id="441" w:author="Stephen Klosterman" w:date="2020-11-15T09:46:00Z"/>
        </w:rPr>
      </w:pPr>
      <w:del w:id="442" w:author="Stephen Klosterman" w:date="2020-11-15T09:46:00Z">
        <w:r w:rsidDel="00616714">
          <w:delText>X_2_neg = np.random.uniform(low=3, high=10, size=(20,1))</w:delText>
        </w:r>
      </w:del>
    </w:p>
    <w:p w14:paraId="436CD11D" w14:textId="064DC73E" w:rsidR="006A219A" w:rsidRDefault="006A219A" w:rsidP="00616714">
      <w:pPr>
        <w:pStyle w:val="L-Source"/>
      </w:pPr>
      <w:del w:id="443" w:author="Stephen Klosterman" w:date="2020-11-15T09:46:00Z">
        <w:r w:rsidDel="00616714">
          <w:delText>print(X_1_neg[0:3])</w:delText>
        </w:r>
      </w:del>
    </w:p>
    <w:p w14:paraId="409F1064" w14:textId="0F2A6182" w:rsidR="006A219A" w:rsidRDefault="006A219A" w:rsidP="006A219A">
      <w:pPr>
        <w:pStyle w:val="L-Regular"/>
      </w:pPr>
      <w:r>
        <w:t xml:space="preserve">You don't need to worry too much about why we selected the values we did; the plotting we do later should make it clear. Notice, however, that </w:t>
      </w:r>
      <w:del w:id="444" w:author="Stephen Klosterman" w:date="2020-11-15T09:48:00Z">
        <w:r w:rsidDel="002A2C1D">
          <w:delText>we are also going to assign</w:delText>
        </w:r>
      </w:del>
      <w:ins w:id="445" w:author="Stephen Klosterman" w:date="2020-11-15T09:48:00Z">
        <w:r w:rsidR="002A2C1D">
          <w:t>we have assigned</w:t>
        </w:r>
      </w:ins>
      <w:r>
        <w:t xml:space="preserve"> the true class at the same time</w:t>
      </w:r>
      <w:ins w:id="446" w:author="Stephen Klosterman" w:date="2020-11-15T09:48:00Z">
        <w:r w:rsidR="002A2C1D">
          <w:t>, by defining here which points (</w:t>
        </w:r>
        <w:r w:rsidR="002A2C1D" w:rsidRPr="002A2C1D">
          <w:rPr>
            <w:i/>
            <w:iCs/>
            <w:rPrChange w:id="447" w:author="Stephen Klosterman" w:date="2020-11-15T09:48:00Z">
              <w:rPr/>
            </w:rPrChange>
          </w:rPr>
          <w:t>X</w:t>
        </w:r>
        <w:r w:rsidR="002A2C1D" w:rsidRPr="002A2C1D">
          <w:rPr>
            <w:vertAlign w:val="subscript"/>
            <w:rPrChange w:id="448" w:author="Stephen Klosterman" w:date="2020-11-15T09:49:00Z">
              <w:rPr/>
            </w:rPrChange>
          </w:rPr>
          <w:t>1</w:t>
        </w:r>
        <w:r w:rsidR="002A2C1D">
          <w:t xml:space="preserve">, </w:t>
        </w:r>
        <w:r w:rsidR="002A2C1D" w:rsidRPr="002A2C1D">
          <w:rPr>
            <w:i/>
            <w:iCs/>
            <w:rPrChange w:id="449" w:author="Stephen Klosterman" w:date="2020-11-15T09:48:00Z">
              <w:rPr/>
            </w:rPrChange>
          </w:rPr>
          <w:t>X</w:t>
        </w:r>
      </w:ins>
      <w:ins w:id="450" w:author="Stephen Klosterman" w:date="2020-11-15T09:49:00Z">
        <w:r w:rsidR="002A2C1D" w:rsidRPr="002A2C1D">
          <w:rPr>
            <w:vertAlign w:val="subscript"/>
            <w:rPrChange w:id="451" w:author="Stephen Klosterman" w:date="2020-11-15T09:49:00Z">
              <w:rPr/>
            </w:rPrChange>
          </w:rPr>
          <w:t>2</w:t>
        </w:r>
      </w:ins>
      <w:ins w:id="452" w:author="Stephen Klosterman" w:date="2020-11-15T09:48:00Z">
        <w:r w:rsidR="002A2C1D">
          <w:t>) will be in the positive and negative classes</w:t>
        </w:r>
      </w:ins>
      <w:r>
        <w:t>. The result of this is that we have 20 samples each in the positive and negative classes, for a total of 40 samples, and that we have two features for each sample. We show the first three values of each feature for both 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rPr>
        <w:lastRenderedPageBreak/>
        <w:drawing>
          <wp:inline distT="0" distB="0" distL="0" distR="0" wp14:anchorId="57B27C6F" wp14:editId="0B665DC8">
            <wp:extent cx="1182982" cy="1904518"/>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1182982" cy="1904518"/>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77777777" w:rsidR="006A219A" w:rsidRDefault="006A219A" w:rsidP="006A219A">
      <w:pPr>
        <w:pStyle w:val="IMG-Caption"/>
      </w:pPr>
      <w:r>
        <w:t>Figure 3.44: Generating synthetic data for a binary classification problem</w:t>
      </w:r>
    </w:p>
    <w:p w14:paraId="4AB87886" w14:textId="63C2BF21" w:rsidR="006A219A" w:rsidRDefault="006A219A" w:rsidP="006A219A">
      <w:pPr>
        <w:pStyle w:val="L-Numbers"/>
      </w:pPr>
      <w:r>
        <w:t xml:space="preserve">Plot these data, coloring the positive samples </w:t>
      </w:r>
      <w:ins w:id="453" w:author="Stephen Klosterman" w:date="2021-01-10T20:40:00Z">
        <w:r w:rsidR="00A8359E">
          <w:t xml:space="preserve">as </w:t>
        </w:r>
      </w:ins>
      <w:del w:id="454" w:author="Stephen Klosterman" w:date="2021-01-10T20:40:00Z">
        <w:r w:rsidDel="00A8359E">
          <w:delText xml:space="preserve">in </w:delText>
        </w:r>
      </w:del>
      <w:r>
        <w:t>red</w:t>
      </w:r>
      <w:ins w:id="455" w:author="Stephen Klosterman" w:date="2021-01-10T20:40:00Z">
        <w:r w:rsidR="00A8359E">
          <w:t xml:space="preserve"> squared</w:t>
        </w:r>
      </w:ins>
      <w:r>
        <w:t xml:space="preserve"> and the negative samples </w:t>
      </w:r>
      <w:ins w:id="456" w:author="Stephen Klosterman" w:date="2021-01-10T20:40:00Z">
        <w:r w:rsidR="00A8359E">
          <w:t>as blue x’s</w:t>
        </w:r>
      </w:ins>
      <w:del w:id="457" w:author="Stephen Klosterman" w:date="2021-01-10T20:40:00Z">
        <w:r w:rsidDel="00A8359E">
          <w:delText>in blue</w:delText>
        </w:r>
      </w:del>
      <w:r>
        <w:t>. The plotting code is as follows:</w:t>
      </w:r>
    </w:p>
    <w:p w14:paraId="21F48206" w14:textId="74146873" w:rsidR="006A219A" w:rsidDel="00A8359E" w:rsidRDefault="006A219A" w:rsidP="006A219A">
      <w:pPr>
        <w:pStyle w:val="L-Source"/>
        <w:rPr>
          <w:del w:id="458" w:author="Stephen Klosterman" w:date="2021-01-10T20:41:00Z"/>
        </w:rPr>
      </w:pPr>
      <w:commentRangeStart w:id="459"/>
      <w:del w:id="460" w:author="Stephen Klosterman" w:date="2021-01-10T20:41:00Z">
        <w:r w:rsidDel="00A8359E">
          <w:delText>plt.scatter(X_1_pos, X_2_pos, color='red', marker='x')</w:delText>
        </w:r>
      </w:del>
    </w:p>
    <w:p w14:paraId="6032EBE8" w14:textId="3BA87978" w:rsidR="00A8359E" w:rsidRDefault="006A219A" w:rsidP="00A8359E">
      <w:pPr>
        <w:pStyle w:val="L-Source"/>
        <w:rPr>
          <w:ins w:id="461" w:author="Stephen Klosterman" w:date="2021-01-10T20:41:00Z"/>
        </w:rPr>
      </w:pPr>
      <w:del w:id="462" w:author="Stephen Klosterman" w:date="2021-01-10T20:41:00Z">
        <w:r w:rsidDel="00A8359E">
          <w:delText>plt.scatter(X_1_neg, X_2_neg, color='blue', marker='x')</w:delText>
        </w:r>
      </w:del>
      <w:proofErr w:type="spellStart"/>
      <w:ins w:id="463" w:author="Stephen Klosterman" w:date="2021-01-10T20:41:00Z">
        <w:r w:rsidR="00A8359E">
          <w:t>plt.scatter</w:t>
        </w:r>
        <w:proofErr w:type="spellEnd"/>
        <w:r w:rsidR="00A8359E">
          <w:t>(X_1_pos, X_2_pos, color='red', marker='s')</w:t>
        </w:r>
      </w:ins>
    </w:p>
    <w:p w14:paraId="66DEA984" w14:textId="1C90FE52" w:rsidR="00A8359E" w:rsidRDefault="00A8359E" w:rsidP="00A8359E">
      <w:pPr>
        <w:pStyle w:val="L-Source"/>
      </w:pPr>
      <w:proofErr w:type="spellStart"/>
      <w:ins w:id="464" w:author="Stephen Klosterman" w:date="2021-01-10T20:41:00Z">
        <w:r>
          <w:t>plt.scatter</w:t>
        </w:r>
        <w:proofErr w:type="spellEnd"/>
        <w:r>
          <w:t>(X_1_neg, X_2_neg, color='blue', marker='x')</w:t>
        </w:r>
      </w:ins>
    </w:p>
    <w:p w14:paraId="23DC8ADD" w14:textId="77777777" w:rsidR="006A219A" w:rsidRDefault="006A219A" w:rsidP="006A219A">
      <w:pPr>
        <w:pStyle w:val="L-Source"/>
      </w:pPr>
      <w:proofErr w:type="spellStart"/>
      <w:r>
        <w:t>plt.xlabel</w:t>
      </w:r>
      <w:proofErr w:type="spellEnd"/>
      <w:r>
        <w:t>('$X_1$')</w:t>
      </w:r>
    </w:p>
    <w:p w14:paraId="5EC7F808" w14:textId="77777777" w:rsidR="006A219A" w:rsidRDefault="006A219A" w:rsidP="006A219A">
      <w:pPr>
        <w:pStyle w:val="L-Source"/>
      </w:pPr>
      <w:proofErr w:type="spellStart"/>
      <w:r>
        <w:t>plt.ylabel</w:t>
      </w:r>
      <w:proofErr w:type="spellEnd"/>
      <w:r>
        <w:t>('$X_2$')</w:t>
      </w:r>
    </w:p>
    <w:p w14:paraId="38832A24" w14:textId="77777777" w:rsidR="006A219A" w:rsidRDefault="006A219A" w:rsidP="006A219A">
      <w:pPr>
        <w:pStyle w:val="L-Source"/>
      </w:pPr>
      <w:proofErr w:type="spellStart"/>
      <w:r>
        <w:t>plt.legend</w:t>
      </w:r>
      <w:proofErr w:type="spellEnd"/>
      <w:r>
        <w:t>(['Positive class', 'Negative class'])</w:t>
      </w:r>
      <w:commentRangeEnd w:id="459"/>
      <w:r w:rsidR="00027AA4">
        <w:rPr>
          <w:rStyle w:val="CommentReference"/>
          <w:rFonts w:cs="Arial"/>
        </w:rPr>
        <w:commentReference w:id="459"/>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rPr>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77777777" w:rsidR="006A219A" w:rsidRDefault="006A219A" w:rsidP="006A219A">
      <w:pPr>
        <w:pStyle w:val="IMG-Caption"/>
      </w:pPr>
      <w:r>
        <w:t>Figure 3.45: Generating synthetic data for a binary classification problem</w:t>
      </w:r>
    </w:p>
    <w:p w14:paraId="43CABA33" w14:textId="7777777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lastRenderedPageBreak/>
        <w:t>Create a 40 by 2 matrix and then show the shape and the first 3 rows:</w:t>
      </w:r>
    </w:p>
    <w:p w14:paraId="278DDA05" w14:textId="77777777" w:rsidR="006A219A" w:rsidRDefault="006A219A" w:rsidP="006A219A">
      <w:pPr>
        <w:pStyle w:val="L-Source"/>
      </w:pPr>
      <w:commentRangeStart w:id="465"/>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commentRangeEnd w:id="465"/>
      <w:r w:rsidR="00027AA4">
        <w:rPr>
          <w:rStyle w:val="CommentReference"/>
          <w:rFonts w:cs="Arial"/>
        </w:rPr>
        <w:commentReference w:id="465"/>
      </w:r>
    </w:p>
    <w:p w14:paraId="643F302A" w14:textId="6CC89C2E" w:rsidR="006A219A" w:rsidRDefault="006A219A" w:rsidP="006A219A">
      <w:pPr>
        <w:pStyle w:val="L-Regular"/>
      </w:pPr>
      <w:r>
        <w:t>The output should be:</w:t>
      </w:r>
    </w:p>
    <w:p w14:paraId="05750AE0" w14:textId="6F503BF2" w:rsidR="008F0CAC" w:rsidDel="00E85C5A" w:rsidRDefault="008F0CAC" w:rsidP="008F0CAC">
      <w:pPr>
        <w:pStyle w:val="L-Regular"/>
        <w:ind w:left="0"/>
        <w:rPr>
          <w:del w:id="466" w:author="Stephen Klosterman" w:date="2020-11-15T09:52:00Z"/>
        </w:rPr>
      </w:pPr>
    </w:p>
    <w:p w14:paraId="7F2A5892" w14:textId="5C2AE218" w:rsidR="008F0CAC" w:rsidRDefault="008F0CAC" w:rsidP="006A219A">
      <w:pPr>
        <w:pStyle w:val="L-Regular"/>
      </w:pPr>
      <w:r>
        <w:rPr>
          <w:noProof/>
        </w:rPr>
        <w:drawing>
          <wp:inline distT="0" distB="0" distL="0" distR="0" wp14:anchorId="6E6A7AA1" wp14:editId="7763A0C6">
            <wp:extent cx="2168552" cy="752355"/>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2177280" cy="755383"/>
                    </a:xfrm>
                    <a:prstGeom prst="rect">
                      <a:avLst/>
                    </a:prstGeom>
                    <a:noFill/>
                    <a:ln>
                      <a:noFill/>
                    </a:ln>
                  </pic:spPr>
                </pic:pic>
              </a:graphicData>
            </a:graphic>
          </wp:inline>
        </w:drawing>
      </w:r>
    </w:p>
    <w:p w14:paraId="6727B29E" w14:textId="4B7257C6" w:rsidR="006A219A" w:rsidDel="00E85C5A" w:rsidRDefault="006A219A" w:rsidP="006A219A">
      <w:pPr>
        <w:pStyle w:val="L-Regular"/>
        <w:rPr>
          <w:del w:id="467" w:author="Stephen Klosterman" w:date="2020-11-15T09:52:00Z"/>
        </w:rPr>
      </w:pPr>
    </w:p>
    <w:p w14:paraId="78FC3ECC" w14:textId="77777777" w:rsidR="006A219A" w:rsidRDefault="006A219A" w:rsidP="006A219A">
      <w:pPr>
        <w:pStyle w:val="IMG-Caption"/>
      </w:pPr>
      <w:r>
        <w:t xml:space="preserve">Figure 3.46: Combining synthetic features in to a </w:t>
      </w:r>
      <w:proofErr w:type="gramStart"/>
      <w:r>
        <w:t>matrix</w:t>
      </w:r>
      <w:proofErr w:type="gramEnd"/>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77777777" w:rsidR="006A219A" w:rsidRDefault="006A219A" w:rsidP="006A219A">
      <w:pPr>
        <w:pStyle w:val="L-Numbers"/>
      </w:pPr>
      <w:r>
        <w:t>Create a vertical stack (</w:t>
      </w:r>
      <w:proofErr w:type="spellStart"/>
      <w:r>
        <w:rPr>
          <w:rStyle w:val="P-Code"/>
        </w:rPr>
        <w:t>vstack</w:t>
      </w:r>
      <w:proofErr w:type="spellEnd"/>
      <w:r>
        <w:t>) of 20 1s and then 20 0s to match our arrangement of the features and reshape to the way that scikit-learn expects. Here is the code:</w:t>
      </w:r>
    </w:p>
    <w:p w14:paraId="7FD06E5C" w14:textId="77777777" w:rsidR="006A219A" w:rsidRDefault="006A219A" w:rsidP="006A219A">
      <w:pPr>
        <w:pStyle w:val="L-Source"/>
      </w:pPr>
      <w:commentRangeStart w:id="468"/>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68"/>
      <w:r w:rsidR="00027AA4">
        <w:rPr>
          <w:rStyle w:val="CommentReference"/>
          <w:rFonts w:cs="Arial"/>
        </w:rPr>
        <w:commentReference w:id="468"/>
      </w:r>
    </w:p>
    <w:p w14:paraId="61AC9EF8" w14:textId="61BB1600" w:rsidR="008F0CAC" w:rsidRDefault="006A219A" w:rsidP="008F0CAC">
      <w:pPr>
        <w:pStyle w:val="L-Regular"/>
      </w:pPr>
      <w:r>
        <w:t>You will obtain the following output:</w:t>
      </w:r>
    </w:p>
    <w:p w14:paraId="6F4EA137" w14:textId="0D63F755" w:rsidR="008F0CAC" w:rsidDel="00E85C5A" w:rsidRDefault="008F0CAC" w:rsidP="006A219A">
      <w:pPr>
        <w:pStyle w:val="L-Regular"/>
        <w:rPr>
          <w:del w:id="469" w:author="Stephen Klosterman" w:date="2020-11-15T09:56:00Z"/>
        </w:rPr>
      </w:pPr>
    </w:p>
    <w:p w14:paraId="24F2C15D" w14:textId="48A0F3F0" w:rsidR="008F0CAC" w:rsidRDefault="008F0CAC" w:rsidP="006A219A">
      <w:pPr>
        <w:pStyle w:val="L-Regular"/>
      </w:pPr>
      <w:r>
        <w:rPr>
          <w:noProof/>
        </w:rPr>
        <w:drawing>
          <wp:inline distT="0" distB="0" distL="0" distR="0" wp14:anchorId="1461679F" wp14:editId="1040DC99">
            <wp:extent cx="1446836" cy="337947"/>
            <wp:effectExtent l="0" t="0" r="127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80739" cy="345866"/>
                    </a:xfrm>
                    <a:prstGeom prst="rect">
                      <a:avLst/>
                    </a:prstGeom>
                    <a:noFill/>
                    <a:ln>
                      <a:noFill/>
                    </a:ln>
                  </pic:spPr>
                </pic:pic>
              </a:graphicData>
            </a:graphic>
          </wp:inline>
        </w:drawing>
      </w:r>
    </w:p>
    <w:p w14:paraId="43441AE9" w14:textId="77777777" w:rsidR="006A219A" w:rsidRDefault="006A219A" w:rsidP="006A219A">
      <w:pPr>
        <w:pStyle w:val="IMG-Caption"/>
      </w:pPr>
      <w:r>
        <w:t>Figure 3.47: Create the response variable for the synthetic data</w:t>
      </w:r>
    </w:p>
    <w:p w14:paraId="26C92F11" w14:textId="77777777" w:rsidR="006A219A" w:rsidRDefault="006A219A" w:rsidP="006A219A">
      <w:pPr>
        <w:pStyle w:val="L-Regular"/>
      </w:pPr>
      <w:r>
        <w:t xml:space="preserve">At this point, we are ready to fit a logistic regression model to these data with scikit-learn. We will use all of the data as training data and examine how well a linear model is able to fit the data. The next 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70"/>
      <w:r>
        <w:t xml:space="preserve">from </w:t>
      </w:r>
      <w:proofErr w:type="spellStart"/>
      <w:r>
        <w:t>sklearn.linear_model</w:t>
      </w:r>
      <w:proofErr w:type="spellEnd"/>
      <w:r>
        <w:t xml:space="preserve"> import </w:t>
      </w:r>
      <w:proofErr w:type="spellStart"/>
      <w:r>
        <w:t>LogisticRegression</w:t>
      </w:r>
      <w:commentRangeEnd w:id="470"/>
      <w:proofErr w:type="spellEnd"/>
      <w:r w:rsidR="00027AA4">
        <w:rPr>
          <w:rStyle w:val="CommentReference"/>
          <w:rFonts w:cs="Arial"/>
        </w:rPr>
        <w:commentReference w:id="470"/>
      </w:r>
    </w:p>
    <w:p w14:paraId="3C5D27F3" w14:textId="77777777" w:rsidR="006A219A" w:rsidRDefault="006A219A" w:rsidP="006A219A">
      <w:pPr>
        <w:pStyle w:val="L-Numbers"/>
      </w:pPr>
      <w:r>
        <w:t xml:space="preserve">Now instantiate, indicating the </w:t>
      </w:r>
      <w:proofErr w:type="spellStart"/>
      <w:r>
        <w:t>liblinear</w:t>
      </w:r>
      <w:proofErr w:type="spellEnd"/>
      <w:r>
        <w:t xml:space="preserve"> solver, and show the model object using the following code:</w:t>
      </w:r>
    </w:p>
    <w:p w14:paraId="5CD26466" w14:textId="77777777" w:rsidR="006A219A" w:rsidRDefault="006A219A" w:rsidP="006A219A">
      <w:pPr>
        <w:pStyle w:val="L-Source"/>
      </w:pPr>
      <w:commentRangeStart w:id="471"/>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commentRangeEnd w:id="471"/>
      <w:proofErr w:type="spellEnd"/>
      <w:r w:rsidR="00027AA4">
        <w:rPr>
          <w:rStyle w:val="CommentReference"/>
          <w:rFonts w:cs="Arial"/>
        </w:rPr>
        <w:commentReference w:id="471"/>
      </w:r>
    </w:p>
    <w:p w14:paraId="7723CB10" w14:textId="77777777" w:rsidR="006A219A" w:rsidRDefault="006A219A" w:rsidP="006A219A">
      <w:pPr>
        <w:pStyle w:val="L-Regular"/>
      </w:pPr>
      <w:r>
        <w:t>The output should be as follows:</w:t>
      </w:r>
    </w:p>
    <w:p w14:paraId="33320A31" w14:textId="0BDE9FB8" w:rsidR="006A219A" w:rsidRDefault="006A219A" w:rsidP="006A219A">
      <w:pPr>
        <w:pStyle w:val="L-Regular"/>
      </w:pPr>
      <w:r>
        <w:rPr>
          <w:noProof/>
        </w:rPr>
        <w:lastRenderedPageBreak/>
        <w:drawing>
          <wp:inline distT="0" distB="0" distL="0" distR="0" wp14:anchorId="791A2DDA" wp14:editId="5C535A15">
            <wp:extent cx="3819646" cy="3191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3923534" cy="327871"/>
                    </a:xfrm>
                    <a:prstGeom prst="rect">
                      <a:avLst/>
                    </a:prstGeom>
                    <a:noFill/>
                    <a:ln>
                      <a:noFill/>
                    </a:ln>
                  </pic:spPr>
                </pic:pic>
              </a:graphicData>
            </a:graphic>
          </wp:inline>
        </w:drawing>
      </w:r>
    </w:p>
    <w:p w14:paraId="21BDCA80" w14:textId="77777777" w:rsidR="006A219A" w:rsidRDefault="006A219A" w:rsidP="006A219A">
      <w:pPr>
        <w:pStyle w:val="IMG-Caption"/>
      </w:pPr>
      <w:r>
        <w:t>Figure 3.48: Fit a logistic regression model to the synthetic data in scikit-learn</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commentRangeStart w:id="472"/>
      <w:proofErr w:type="spellStart"/>
      <w:r>
        <w:t>example_lr.fit</w:t>
      </w:r>
      <w:proofErr w:type="spellEnd"/>
      <w:r>
        <w:t>(X, y)</w:t>
      </w:r>
      <w:commentRangeEnd w:id="472"/>
      <w:r w:rsidR="00027AA4">
        <w:rPr>
          <w:rStyle w:val="CommentReference"/>
          <w:rFonts w:cs="Arial"/>
        </w:rPr>
        <w:commentReference w:id="472"/>
      </w:r>
    </w:p>
    <w:p w14:paraId="5A084511" w14:textId="77777777" w:rsidR="006A219A" w:rsidRDefault="006A219A" w:rsidP="006A219A">
      <w:pPr>
        <w:pStyle w:val="L-Regular"/>
        <w:rPr>
          <w:rStyle w:val="P-Bold"/>
        </w:rPr>
      </w:pPr>
      <w:r>
        <w:rPr>
          <w:rStyle w:val="P-Bold"/>
        </w:rPr>
        <w:t xml:space="preserve">How do the predictions from our fitted model look? </w:t>
      </w:r>
    </w:p>
    <w:p w14:paraId="0A4E7093" w14:textId="77777777"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using the color scheme of red = positive class and blue = negative class,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73"/>
      <w:proofErr w:type="spellStart"/>
      <w:r>
        <w:t>y_pred</w:t>
      </w:r>
      <w:proofErr w:type="spellEnd"/>
      <w:r>
        <w:t xml:space="preserve"> = </w:t>
      </w:r>
      <w:proofErr w:type="spellStart"/>
      <w:r>
        <w:t>example_lr.predict</w:t>
      </w:r>
      <w:proofErr w:type="spellEnd"/>
      <w:r>
        <w:t>(X)</w:t>
      </w:r>
    </w:p>
    <w:p w14:paraId="63A7440C" w14:textId="77777777" w:rsidR="00E85C5A" w:rsidRDefault="006A219A" w:rsidP="006A219A">
      <w:pPr>
        <w:pStyle w:val="L-Source"/>
        <w:rPr>
          <w:ins w:id="474" w:author="Stephen Klosterman" w:date="2020-11-15T09:59:00Z"/>
        </w:rPr>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3F98CAC2" w:rsidR="006A219A" w:rsidRDefault="006A219A">
      <w:pPr>
        <w:pStyle w:val="L-Source"/>
        <w:ind w:firstLine="720"/>
        <w:pPrChange w:id="475" w:author="Stephen Klosterman" w:date="2020-11-15T09:59:00Z">
          <w:pPr>
            <w:pStyle w:val="L-Source"/>
          </w:pPr>
        </w:pPrChange>
      </w:pPr>
      <w:del w:id="476" w:author="Stephen Klosterman" w:date="2020-11-15T09:59:00Z">
        <w:r w:rsidDel="00E85C5A">
          <w:delText xml:space="preserve"> </w:delText>
        </w:r>
      </w:del>
      <w:r>
        <w:t xml:space="preserve">if </w:t>
      </w:r>
      <w:proofErr w:type="spellStart"/>
      <w:r>
        <w:t>y_pred</w:t>
      </w:r>
      <w:proofErr w:type="spellEnd"/>
      <w:r>
        <w:t>[counter]==1]</w:t>
      </w:r>
    </w:p>
    <w:p w14:paraId="18C32C74" w14:textId="77777777" w:rsidR="00E85C5A" w:rsidRDefault="006A219A" w:rsidP="006A219A">
      <w:pPr>
        <w:pStyle w:val="L-Source"/>
        <w:rPr>
          <w:ins w:id="477" w:author="Stephen Klosterman" w:date="2020-11-15T09:59:00Z"/>
        </w:rPr>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22EA7CD1" w:rsidR="006A219A" w:rsidRDefault="006A219A">
      <w:pPr>
        <w:pStyle w:val="L-Source"/>
        <w:ind w:firstLine="720"/>
        <w:pPrChange w:id="478" w:author="Stephen Klosterman" w:date="2020-11-15T09:59:00Z">
          <w:pPr>
            <w:pStyle w:val="L-Source"/>
          </w:pPr>
        </w:pPrChange>
      </w:pPr>
      <w:del w:id="479" w:author="Stephen Klosterman" w:date="2020-11-15T09:59:00Z">
        <w:r w:rsidDel="00E85C5A">
          <w:delText xml:space="preserve"> </w:delText>
        </w:r>
      </w:del>
      <w:r>
        <w:t xml:space="preserve">if </w:t>
      </w:r>
      <w:proofErr w:type="spellStart"/>
      <w:r>
        <w:t>y_pred</w:t>
      </w:r>
      <w:proofErr w:type="spellEnd"/>
      <w:r>
        <w:t>[counter]==0]</w:t>
      </w:r>
    </w:p>
    <w:p w14:paraId="0C0B03A6" w14:textId="77777777" w:rsidR="006A219A" w:rsidRDefault="006A219A" w:rsidP="006A219A">
      <w:pPr>
        <w:pStyle w:val="L-Source"/>
      </w:pPr>
      <w:proofErr w:type="spellStart"/>
      <w:r>
        <w:t>positive_indices</w:t>
      </w:r>
      <w:commentRangeEnd w:id="473"/>
      <w:proofErr w:type="spellEnd"/>
      <w:r w:rsidR="00027AA4">
        <w:rPr>
          <w:rStyle w:val="CommentReference"/>
          <w:rFonts w:cs="Arial"/>
        </w:rPr>
        <w:commentReference w:id="473"/>
      </w:r>
    </w:p>
    <w:p w14:paraId="2A270674" w14:textId="280E2C59" w:rsidR="008F0CAC" w:rsidRDefault="006A219A" w:rsidP="008F0CAC">
      <w:pPr>
        <w:pStyle w:val="L-Regular"/>
      </w:pPr>
      <w:r>
        <w:t>The output should be:</w:t>
      </w:r>
    </w:p>
    <w:p w14:paraId="4F10CCC2" w14:textId="04B3AC9A" w:rsidR="008F0CAC" w:rsidDel="00E85C5A" w:rsidRDefault="008F0CAC" w:rsidP="006A219A">
      <w:pPr>
        <w:pStyle w:val="L-Regular"/>
        <w:rPr>
          <w:del w:id="480" w:author="Stephen Klosterman" w:date="2020-11-15T09:58:00Z"/>
        </w:rPr>
      </w:pPr>
    </w:p>
    <w:p w14:paraId="629D8C49" w14:textId="40EEE684" w:rsidR="008F0CAC" w:rsidRDefault="008F0CAC" w:rsidP="006A219A">
      <w:pPr>
        <w:pStyle w:val="L-Regular"/>
      </w:pPr>
      <w:r>
        <w:rPr>
          <w:noProof/>
        </w:rPr>
        <w:drawing>
          <wp:inline distT="0" distB="0" distL="0" distR="0" wp14:anchorId="1B171DD5" wp14:editId="2632035D">
            <wp:extent cx="4722464" cy="277792"/>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4785567" cy="281504"/>
                    </a:xfrm>
                    <a:prstGeom prst="rect">
                      <a:avLst/>
                    </a:prstGeom>
                    <a:noFill/>
                    <a:ln>
                      <a:noFill/>
                    </a:ln>
                    <a:extLst>
                      <a:ext uri="{53640926-AAD7-44D8-BBD7-CCE9431645EC}">
                        <a14:shadowObscured xmlns:a14="http://schemas.microsoft.com/office/drawing/2010/main"/>
                      </a:ext>
                    </a:extLst>
                  </pic:spPr>
                </pic:pic>
              </a:graphicData>
            </a:graphic>
          </wp:inline>
        </w:drawing>
      </w:r>
    </w:p>
    <w:p w14:paraId="13640E3C" w14:textId="77777777" w:rsidR="006A219A" w:rsidRDefault="006A219A" w:rsidP="006A219A">
      <w:pPr>
        <w:pStyle w:val="IMG-Caption"/>
      </w:pPr>
      <w:r>
        <w:t>Figure 3.49: Positive class prediction indices</w:t>
      </w:r>
    </w:p>
    <w:p w14:paraId="0082E0E7" w14:textId="5901205A"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these data, based on </w:t>
      </w:r>
      <w:del w:id="481" w:author="Stephen Klosterman" w:date="2020-11-15T10:00:00Z">
        <w:r w:rsidDel="00E85C5A">
          <w:delText>your discussion</w:delText>
        </w:r>
      </w:del>
      <w:ins w:id="482" w:author="Stephen Klosterman" w:date="2020-11-15T10:00:00Z">
        <w:r w:rsidR="00E85C5A">
          <w:t>examining them</w:t>
        </w:r>
      </w:ins>
      <w:r>
        <w:t xml:space="preserve">. Now let's put these predictions on the plot, in the form of </w:t>
      </w:r>
      <w:ins w:id="483" w:author="Stephen Klosterman" w:date="2021-01-10T20:42:00Z">
        <w:r w:rsidR="00A8359E">
          <w:t xml:space="preserve">squares </w:t>
        </w:r>
      </w:ins>
      <w:ins w:id="484" w:author="Stephen Klosterman" w:date="2021-01-10T20:43:00Z">
        <w:r w:rsidR="00A8359E">
          <w:t>and</w:t>
        </w:r>
      </w:ins>
      <w:ins w:id="485" w:author="Stephen Klosterman" w:date="2021-01-10T20:42:00Z">
        <w:r w:rsidR="00A8359E">
          <w:t xml:space="preserve"> </w:t>
        </w:r>
      </w:ins>
      <w:r>
        <w:t xml:space="preserve">circles around each data point, colored according to </w:t>
      </w:r>
      <w:del w:id="486" w:author="Stephen Klosterman" w:date="2021-01-10T20:43:00Z">
        <w:r w:rsidDel="00A8359E">
          <w:delText xml:space="preserve">the </w:delText>
        </w:r>
      </w:del>
      <w:ins w:id="487" w:author="Stephen Klosterman" w:date="2021-01-10T20:43:00Z">
        <w:r w:rsidR="00A8359E">
          <w:t xml:space="preserve">positive and negative </w:t>
        </w:r>
      </w:ins>
      <w:r>
        <w:t>prediction</w:t>
      </w:r>
      <w:ins w:id="488" w:author="Stephen Klosterman" w:date="2021-01-10T20:43:00Z">
        <w:r w:rsidR="00A8359E">
          <w:t>s, respectively</w:t>
        </w:r>
      </w:ins>
      <w:r>
        <w:t xml:space="preserve">. You can compare the color </w:t>
      </w:r>
      <w:ins w:id="489" w:author="Stephen Klosterman" w:date="2021-01-10T20:47:00Z">
        <w:r w:rsidR="00995705">
          <w:t xml:space="preserve">and shape </w:t>
        </w:r>
      </w:ins>
      <w:r>
        <w:t xml:space="preserve">of </w:t>
      </w:r>
      <w:r w:rsidRPr="00995705">
        <w:t>the</w:t>
      </w:r>
      <w:ins w:id="490" w:author="Stephen Klosterman" w:date="2021-01-10T20:46:00Z">
        <w:r w:rsidR="00995705" w:rsidRPr="00995705">
          <w:rPr>
            <w:rPrChange w:id="491" w:author="Stephen Klosterman" w:date="2021-01-10T20:47:00Z">
              <w:rPr>
                <w:rStyle w:val="P-Bold"/>
              </w:rPr>
            </w:rPrChange>
          </w:rPr>
          <w:t xml:space="preserve"> inner</w:t>
        </w:r>
      </w:ins>
      <w:del w:id="492" w:author="Stephen Klosterman" w:date="2021-01-10T20:46:00Z">
        <w:r w:rsidRPr="00995705" w:rsidDel="00995705">
          <w:delText xml:space="preserve"> </w:delText>
        </w:r>
        <w:r w:rsidRPr="00995705" w:rsidDel="00995705">
          <w:rPr>
            <w:rPrChange w:id="493" w:author="Stephen Klosterman" w:date="2021-01-10T20:47:00Z">
              <w:rPr>
                <w:rStyle w:val="P-Bold"/>
              </w:rPr>
            </w:rPrChange>
          </w:rPr>
          <w:delText>X</w:delText>
        </w:r>
      </w:del>
      <w:r w:rsidRPr="00995705">
        <w:t xml:space="preserve"> symbols</w:t>
      </w:r>
      <w:r>
        <w:t xml:space="preserve">, the true labels of the data, to </w:t>
      </w:r>
      <w:del w:id="494" w:author="Stephen Klosterman" w:date="2021-01-10T20:47:00Z">
        <w:r w:rsidDel="00995705">
          <w:delText>the color of the circles</w:delText>
        </w:r>
      </w:del>
      <w:ins w:id="495" w:author="Stephen Klosterman" w:date="2021-01-10T20:47:00Z">
        <w:r w:rsidR="00995705">
          <w:t>those of the outer symbols</w:t>
        </w:r>
      </w:ins>
      <w:r>
        <w:t xml:space="preserve"> (predictions), to see which points were classified correctly </w:t>
      </w:r>
      <w:del w:id="496" w:author="Stephen Klosterman" w:date="2021-01-10T20:48:00Z">
        <w:r w:rsidDel="00B5061E">
          <w:delText xml:space="preserve">and </w:delText>
        </w:r>
      </w:del>
      <w:ins w:id="497" w:author="Stephen Klosterman" w:date="2021-01-10T20:48:00Z">
        <w:r w:rsidR="00B5061E">
          <w:t xml:space="preserve">or </w:t>
        </w:r>
      </w:ins>
      <w:r>
        <w:t>incorrectly.</w:t>
      </w:r>
    </w:p>
    <w:p w14:paraId="37FAADDF" w14:textId="77777777" w:rsidR="006A219A" w:rsidRDefault="006A219A" w:rsidP="006A219A">
      <w:pPr>
        <w:pStyle w:val="L-Numbers"/>
      </w:pPr>
      <w:r>
        <w:t>Here is the plotting code:</w:t>
      </w:r>
    </w:p>
    <w:p w14:paraId="6B810A2E" w14:textId="43CB179C" w:rsidR="00A8359E" w:rsidRDefault="006A219A" w:rsidP="00A8359E">
      <w:pPr>
        <w:pStyle w:val="L-Source"/>
        <w:rPr>
          <w:ins w:id="498" w:author="Stephen Klosterman" w:date="2021-01-10T20:42:00Z"/>
        </w:rPr>
      </w:pPr>
      <w:commentRangeStart w:id="499"/>
      <w:del w:id="500" w:author="Stephen Klosterman" w:date="2020-11-15T10:01:00Z">
        <w:r w:rsidDel="0050379B">
          <w:delText>pl</w:delText>
        </w:r>
      </w:del>
      <w:proofErr w:type="spellStart"/>
      <w:ins w:id="501" w:author="Stephen Klosterman" w:date="2021-01-10T20:42:00Z">
        <w:r w:rsidR="00A8359E">
          <w:t>plt.scatter</w:t>
        </w:r>
        <w:proofErr w:type="spellEnd"/>
        <w:r w:rsidR="00A8359E">
          <w:t>(X_1_pos, X_2_pos, color='red', marker='s')</w:t>
        </w:r>
      </w:ins>
    </w:p>
    <w:p w14:paraId="50706E1C" w14:textId="77777777" w:rsidR="00A8359E" w:rsidRDefault="00A8359E" w:rsidP="00A8359E">
      <w:pPr>
        <w:pStyle w:val="L-Source"/>
        <w:rPr>
          <w:ins w:id="502" w:author="Stephen Klosterman" w:date="2021-01-10T20:42:00Z"/>
        </w:rPr>
      </w:pPr>
      <w:proofErr w:type="spellStart"/>
      <w:ins w:id="503" w:author="Stephen Klosterman" w:date="2021-01-10T20:42:00Z">
        <w:r>
          <w:t>plt.scatter</w:t>
        </w:r>
        <w:proofErr w:type="spellEnd"/>
        <w:r>
          <w:t>(X_1_neg, X_2_neg, color='blue', marker='x')</w:t>
        </w:r>
      </w:ins>
    </w:p>
    <w:p w14:paraId="043D1B7E" w14:textId="77777777" w:rsidR="00A8359E" w:rsidRDefault="00A8359E" w:rsidP="00A8359E">
      <w:pPr>
        <w:pStyle w:val="L-Source"/>
        <w:rPr>
          <w:ins w:id="504" w:author="Stephen Klosterman" w:date="2021-01-10T20:42:00Z"/>
        </w:rPr>
      </w:pPr>
      <w:proofErr w:type="spellStart"/>
      <w:ins w:id="505" w:author="Stephen Klosterman" w:date="2021-01-10T20:42:00Z">
        <w:r>
          <w:t>plt.scatter</w:t>
        </w:r>
        <w:proofErr w:type="spellEnd"/>
        <w:r>
          <w:t>(X[positive_indices,0], X[positive_indices,1],</w:t>
        </w:r>
      </w:ins>
    </w:p>
    <w:p w14:paraId="375452CB" w14:textId="77777777" w:rsidR="00A8359E" w:rsidRDefault="00A8359E" w:rsidP="00A8359E">
      <w:pPr>
        <w:pStyle w:val="L-Source"/>
        <w:rPr>
          <w:ins w:id="506" w:author="Stephen Klosterman" w:date="2021-01-10T20:42:00Z"/>
        </w:rPr>
      </w:pPr>
      <w:ins w:id="507" w:author="Stephen Klosterman" w:date="2021-01-10T20:42:00Z">
        <w:r>
          <w:lastRenderedPageBreak/>
          <w:t xml:space="preserve">            s=150, marker='s',</w:t>
        </w:r>
      </w:ins>
    </w:p>
    <w:p w14:paraId="38F8FB0E" w14:textId="77777777" w:rsidR="00A8359E" w:rsidRDefault="00A8359E" w:rsidP="00A8359E">
      <w:pPr>
        <w:pStyle w:val="L-Source"/>
        <w:rPr>
          <w:ins w:id="508" w:author="Stephen Klosterman" w:date="2021-01-10T20:42:00Z"/>
        </w:rPr>
      </w:pPr>
      <w:ins w:id="509" w:author="Stephen Klosterman" w:date="2021-01-10T20:42:00Z">
        <w:r>
          <w:t xml:space="preserve">            </w:t>
        </w:r>
        <w:proofErr w:type="spellStart"/>
        <w:r>
          <w:t>edgecolors</w:t>
        </w:r>
        <w:proofErr w:type="spellEnd"/>
        <w:r>
          <w:t xml:space="preserve">='red', </w:t>
        </w:r>
        <w:proofErr w:type="spellStart"/>
        <w:r>
          <w:t>facecolors</w:t>
        </w:r>
        <w:proofErr w:type="spellEnd"/>
        <w:r>
          <w:t>='none')</w:t>
        </w:r>
      </w:ins>
    </w:p>
    <w:p w14:paraId="42C42299" w14:textId="77777777" w:rsidR="00A8359E" w:rsidRDefault="00A8359E" w:rsidP="00A8359E">
      <w:pPr>
        <w:pStyle w:val="L-Source"/>
        <w:rPr>
          <w:ins w:id="510" w:author="Stephen Klosterman" w:date="2021-01-10T20:42:00Z"/>
        </w:rPr>
      </w:pPr>
      <w:proofErr w:type="spellStart"/>
      <w:ins w:id="511" w:author="Stephen Klosterman" w:date="2021-01-10T20:42:00Z">
        <w:r>
          <w:t>plt.scatter</w:t>
        </w:r>
        <w:proofErr w:type="spellEnd"/>
        <w:r>
          <w:t>(X[negative_indices,0], X[negative_indices,1],</w:t>
        </w:r>
      </w:ins>
    </w:p>
    <w:p w14:paraId="7970319A" w14:textId="77777777" w:rsidR="00A8359E" w:rsidRDefault="00A8359E" w:rsidP="00A8359E">
      <w:pPr>
        <w:pStyle w:val="L-Source"/>
        <w:rPr>
          <w:ins w:id="512" w:author="Stephen Klosterman" w:date="2021-01-10T20:42:00Z"/>
        </w:rPr>
      </w:pPr>
      <w:ins w:id="513" w:author="Stephen Klosterman" w:date="2021-01-10T20:42:00Z">
        <w:r>
          <w:t xml:space="preserve">            s=150, marker='o',</w:t>
        </w:r>
      </w:ins>
    </w:p>
    <w:p w14:paraId="06C87D9D" w14:textId="602BE1F8" w:rsidR="00A8359E" w:rsidRDefault="00A8359E" w:rsidP="00A8359E">
      <w:pPr>
        <w:pStyle w:val="L-Source"/>
        <w:rPr>
          <w:ins w:id="514" w:author="Stephen Klosterman" w:date="2020-11-15T10:01:00Z"/>
        </w:rPr>
      </w:pPr>
      <w:ins w:id="515" w:author="Stephen Klosterman" w:date="2021-01-10T20:42:00Z">
        <w:r>
          <w:t xml:space="preserve">            </w:t>
        </w:r>
        <w:proofErr w:type="spellStart"/>
        <w:r>
          <w:t>edgecolors</w:t>
        </w:r>
        <w:proofErr w:type="spellEnd"/>
        <w:r>
          <w:t xml:space="preserve">='blue', </w:t>
        </w:r>
        <w:proofErr w:type="spellStart"/>
        <w:r>
          <w:t>facecolors</w:t>
        </w:r>
        <w:proofErr w:type="spellEnd"/>
        <w:r>
          <w:t>='none')</w:t>
        </w:r>
      </w:ins>
    </w:p>
    <w:p w14:paraId="711799B0" w14:textId="77777777" w:rsidR="0050379B" w:rsidRDefault="0050379B" w:rsidP="0050379B">
      <w:pPr>
        <w:pStyle w:val="L-Source"/>
        <w:rPr>
          <w:ins w:id="516" w:author="Stephen Klosterman" w:date="2020-11-15T10:01:00Z"/>
        </w:rPr>
      </w:pPr>
      <w:proofErr w:type="spellStart"/>
      <w:ins w:id="517" w:author="Stephen Klosterman" w:date="2020-11-15T10:01:00Z">
        <w:r>
          <w:t>plt.xlabel</w:t>
        </w:r>
        <w:proofErr w:type="spellEnd"/>
        <w:r>
          <w:t>('$X_1$')</w:t>
        </w:r>
      </w:ins>
    </w:p>
    <w:p w14:paraId="316FEAA7" w14:textId="77777777" w:rsidR="0050379B" w:rsidRDefault="0050379B" w:rsidP="0050379B">
      <w:pPr>
        <w:pStyle w:val="L-Source"/>
        <w:rPr>
          <w:ins w:id="518" w:author="Stephen Klosterman" w:date="2020-11-15T10:01:00Z"/>
        </w:rPr>
      </w:pPr>
      <w:proofErr w:type="spellStart"/>
      <w:ins w:id="519" w:author="Stephen Klosterman" w:date="2020-11-15T10:01:00Z">
        <w:r>
          <w:t>plt.ylabel</w:t>
        </w:r>
        <w:proofErr w:type="spellEnd"/>
        <w:r>
          <w:t>('$X_2$')</w:t>
        </w:r>
      </w:ins>
    </w:p>
    <w:p w14:paraId="2D89C9EF" w14:textId="77777777" w:rsidR="0050379B" w:rsidRDefault="0050379B" w:rsidP="0050379B">
      <w:pPr>
        <w:pStyle w:val="L-Source"/>
        <w:rPr>
          <w:ins w:id="520" w:author="Stephen Klosterman" w:date="2020-11-15T10:01:00Z"/>
        </w:rPr>
      </w:pPr>
      <w:proofErr w:type="spellStart"/>
      <w:ins w:id="521" w:author="Stephen Klosterman" w:date="2020-11-15T10:01:00Z">
        <w:r>
          <w:t>plt.legend</w:t>
        </w:r>
        <w:proofErr w:type="spellEnd"/>
        <w:r>
          <w:t>(['Positive class', 'Negative class',</w:t>
        </w:r>
      </w:ins>
    </w:p>
    <w:p w14:paraId="26ED2772" w14:textId="1A149152" w:rsidR="006A219A" w:rsidDel="0050379B" w:rsidRDefault="0050379B" w:rsidP="0050379B">
      <w:pPr>
        <w:pStyle w:val="L-Source"/>
        <w:rPr>
          <w:del w:id="522" w:author="Stephen Klosterman" w:date="2020-11-15T10:01:00Z"/>
        </w:rPr>
      </w:pPr>
      <w:ins w:id="523" w:author="Stephen Klosterman" w:date="2020-11-15T10:01:00Z">
        <w:r>
          <w:t xml:space="preserve">            'Positive predictions', 'Negative predictions'])</w:t>
        </w:r>
      </w:ins>
      <w:commentRangeEnd w:id="499"/>
      <w:r w:rsidR="00027AA4">
        <w:rPr>
          <w:rStyle w:val="CommentReference"/>
          <w:rFonts w:cs="Arial"/>
        </w:rPr>
        <w:commentReference w:id="499"/>
      </w:r>
      <w:del w:id="524" w:author="Stephen Klosterman" w:date="2020-11-15T10:01:00Z">
        <w:r w:rsidR="006A219A" w:rsidDel="0050379B">
          <w:delText>t.scatter(X_1_pos, X_2_pos, color='red', marker='x')</w:delText>
        </w:r>
      </w:del>
    </w:p>
    <w:p w14:paraId="730F00C6" w14:textId="2FBAC711" w:rsidR="006A219A" w:rsidDel="0050379B" w:rsidRDefault="006A219A" w:rsidP="0050379B">
      <w:pPr>
        <w:pStyle w:val="L-Source"/>
        <w:rPr>
          <w:del w:id="525" w:author="Stephen Klosterman" w:date="2020-11-15T10:01:00Z"/>
        </w:rPr>
      </w:pPr>
      <w:del w:id="526" w:author="Stephen Klosterman" w:date="2020-11-15T10:01:00Z">
        <w:r w:rsidDel="0050379B">
          <w:delText>plt.scatter(X_1_neg, X_2_neg, color='blue', marker='x')</w:delText>
        </w:r>
      </w:del>
    </w:p>
    <w:p w14:paraId="219DAD42" w14:textId="0E6F2E3E" w:rsidR="006A219A" w:rsidDel="0050379B" w:rsidRDefault="006A219A" w:rsidP="0050379B">
      <w:pPr>
        <w:pStyle w:val="L-Source"/>
        <w:rPr>
          <w:del w:id="527" w:author="Stephen Klosterman" w:date="2020-11-15T10:01:00Z"/>
        </w:rPr>
      </w:pPr>
      <w:del w:id="528" w:author="Stephen Klosterman" w:date="2020-11-15T10:01:00Z">
        <w:r w:rsidDel="0050379B">
          <w:delText>plt.scatter(X[positive_indices,0], X[positive_indices,1], s=150, marker='o',</w:delText>
        </w:r>
      </w:del>
    </w:p>
    <w:p w14:paraId="390C843C" w14:textId="3B1092DE" w:rsidR="006A219A" w:rsidDel="0050379B" w:rsidRDefault="006A219A" w:rsidP="0050379B">
      <w:pPr>
        <w:pStyle w:val="L-Source"/>
        <w:rPr>
          <w:del w:id="529" w:author="Stephen Klosterman" w:date="2020-11-15T10:01:00Z"/>
        </w:rPr>
      </w:pPr>
      <w:del w:id="530" w:author="Stephen Klosterman" w:date="2020-11-15T10:01:00Z">
        <w:r w:rsidDel="0050379B">
          <w:delText xml:space="preserve">            edgecolors='red', facecolors='none')</w:delText>
        </w:r>
      </w:del>
    </w:p>
    <w:p w14:paraId="3039C1AC" w14:textId="5A2A3739" w:rsidR="006A219A" w:rsidDel="0050379B" w:rsidRDefault="006A219A" w:rsidP="0050379B">
      <w:pPr>
        <w:pStyle w:val="L-Source"/>
        <w:rPr>
          <w:del w:id="531" w:author="Stephen Klosterman" w:date="2020-11-15T10:01:00Z"/>
        </w:rPr>
      </w:pPr>
      <w:del w:id="532" w:author="Stephen Klosterman" w:date="2020-11-15T10:01:00Z">
        <w:r w:rsidDel="0050379B">
          <w:delText>plt.scatter(X[negative_indices,0], X[negative_indices,1], s=150, marker='o',</w:delText>
        </w:r>
      </w:del>
    </w:p>
    <w:p w14:paraId="32C7AF17" w14:textId="65108E55" w:rsidR="006A219A" w:rsidDel="0050379B" w:rsidRDefault="006A219A" w:rsidP="0050379B">
      <w:pPr>
        <w:pStyle w:val="L-Source"/>
        <w:rPr>
          <w:del w:id="533" w:author="Stephen Klosterman" w:date="2020-11-15T10:01:00Z"/>
        </w:rPr>
      </w:pPr>
      <w:del w:id="534" w:author="Stephen Klosterman" w:date="2020-11-15T10:01:00Z">
        <w:r w:rsidDel="0050379B">
          <w:delText xml:space="preserve">            edgecolors='blue', facecolors='none')</w:delText>
        </w:r>
      </w:del>
    </w:p>
    <w:p w14:paraId="3194C366" w14:textId="470E63AD" w:rsidR="006A219A" w:rsidDel="0050379B" w:rsidRDefault="006A219A" w:rsidP="0050379B">
      <w:pPr>
        <w:pStyle w:val="L-Source"/>
        <w:rPr>
          <w:del w:id="535" w:author="Stephen Klosterman" w:date="2020-11-15T10:01:00Z"/>
        </w:rPr>
      </w:pPr>
      <w:del w:id="536" w:author="Stephen Klosterman" w:date="2020-11-15T10:01:00Z">
        <w:r w:rsidDel="0050379B">
          <w:delText>plt.xlabel('$X_1$')</w:delText>
        </w:r>
      </w:del>
    </w:p>
    <w:p w14:paraId="3318E2D1" w14:textId="0034B86A" w:rsidR="006A219A" w:rsidDel="0050379B" w:rsidRDefault="006A219A" w:rsidP="0050379B">
      <w:pPr>
        <w:pStyle w:val="L-Source"/>
        <w:rPr>
          <w:del w:id="537" w:author="Stephen Klosterman" w:date="2020-11-15T10:01:00Z"/>
        </w:rPr>
      </w:pPr>
      <w:del w:id="538" w:author="Stephen Klosterman" w:date="2020-11-15T10:01:00Z">
        <w:r w:rsidDel="0050379B">
          <w:delText>plt.ylabel('$X_2$')</w:delText>
        </w:r>
      </w:del>
    </w:p>
    <w:p w14:paraId="5CC23FB2" w14:textId="0B3497CE" w:rsidR="006A219A" w:rsidRDefault="006A219A" w:rsidP="0050379B">
      <w:pPr>
        <w:pStyle w:val="L-Source"/>
      </w:pPr>
      <w:del w:id="539" w:author="Stephen Klosterman" w:date="2020-11-15T10:01:00Z">
        <w:r w:rsidDel="0050379B">
          <w:delText>plt.legend(['Positive class', 'Negative class', 'Positive predictions', 'Negative predictions'])</w:delText>
        </w:r>
      </w:del>
    </w:p>
    <w:p w14:paraId="23126C5A" w14:textId="77777777" w:rsidR="006A219A" w:rsidRDefault="006A219A" w:rsidP="006A219A">
      <w:pPr>
        <w:pStyle w:val="L-Regular"/>
      </w:pPr>
      <w:r>
        <w:t>The plot should appear as follows:</w:t>
      </w:r>
    </w:p>
    <w:p w14:paraId="14D386A0" w14:textId="132FE63C" w:rsidR="006A219A" w:rsidRDefault="006A219A" w:rsidP="006A219A">
      <w:pPr>
        <w:pStyle w:val="L-Regular"/>
      </w:pPr>
      <w:r>
        <w:rPr>
          <w:noProof/>
        </w:rPr>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77777777" w:rsidR="006A219A" w:rsidRDefault="006A219A" w:rsidP="006A219A">
      <w:pPr>
        <w:pStyle w:val="IMG-Caption"/>
      </w:pPr>
      <w:r>
        <w:t>Figure 3.50: Predictions and true classes plotted together</w:t>
      </w:r>
    </w:p>
    <w:p w14:paraId="669CFAD3" w14:textId="77777777"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w:t>
      </w:r>
      <w:r>
        <w:lastRenderedPageBreak/>
        <w:t xml:space="preserve">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coefficients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as well as the intercept </w:t>
      </w:r>
      <w:r>
        <w:rPr>
          <w:rStyle w:val="P-Italics"/>
          <w:rFonts w:ascii="Cambria Math" w:hAnsi="Cambria Math" w:cs="Cambria Math"/>
          <w:i w:val="0"/>
          <w:iCs/>
        </w:rPr>
        <w:t>𝜃</w:t>
      </w:r>
      <w:r>
        <w:rPr>
          <w:rStyle w:val="P-Italics"/>
          <w:vertAlign w:val="subscript"/>
        </w:rPr>
        <w:t>0</w:t>
      </w:r>
      <w:r>
        <w:t>, to plug in 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540"/>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commentRangeEnd w:id="540"/>
      <w:r w:rsidR="00027AA4">
        <w:rPr>
          <w:rStyle w:val="CommentReference"/>
          <w:rFonts w:cs="Arial"/>
        </w:rPr>
        <w:commentReference w:id="540"/>
      </w:r>
    </w:p>
    <w:p w14:paraId="692BD064" w14:textId="5E8B0B2A" w:rsidR="008F0CAC" w:rsidRDefault="006A219A" w:rsidP="008F0CAC">
      <w:pPr>
        <w:pStyle w:val="L-Regular"/>
      </w:pPr>
      <w:r>
        <w:t>The output should look like this:</w:t>
      </w:r>
    </w:p>
    <w:p w14:paraId="342377B0" w14:textId="07D3E145" w:rsidR="008F0CAC" w:rsidDel="0050379B" w:rsidRDefault="008F0CAC" w:rsidP="006A219A">
      <w:pPr>
        <w:pStyle w:val="L-Regular"/>
        <w:rPr>
          <w:del w:id="541" w:author="Stephen Klosterman" w:date="2020-11-15T10:03:00Z"/>
        </w:rPr>
      </w:pPr>
    </w:p>
    <w:p w14:paraId="30F5DA97" w14:textId="6F5D04B8" w:rsidR="008F0CAC" w:rsidRDefault="008F0CAC" w:rsidP="006A219A">
      <w:pPr>
        <w:pStyle w:val="L-Regular"/>
      </w:pPr>
      <w:r>
        <w:rPr>
          <w:noProof/>
        </w:rPr>
        <w:drawing>
          <wp:inline distT="0" distB="0" distL="0" distR="0" wp14:anchorId="1CFD92B6" wp14:editId="576CE682">
            <wp:extent cx="3932307" cy="300942"/>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69">
                      <a:extLst>
                        <a:ext uri="{28A0092B-C50C-407E-A947-70E740481C1C}">
                          <a14:useLocalDpi xmlns:a14="http://schemas.microsoft.com/office/drawing/2010/main" val="0"/>
                        </a:ext>
                      </a:extLst>
                    </a:blip>
                    <a:stretch>
                      <a:fillRect/>
                    </a:stretch>
                  </pic:blipFill>
                  <pic:spPr bwMode="auto">
                    <a:xfrm>
                      <a:off x="0" y="0"/>
                      <a:ext cx="4000282" cy="306144"/>
                    </a:xfrm>
                    <a:prstGeom prst="rect">
                      <a:avLst/>
                    </a:prstGeom>
                    <a:noFill/>
                    <a:ln>
                      <a:noFill/>
                    </a:ln>
                  </pic:spPr>
                </pic:pic>
              </a:graphicData>
            </a:graphic>
          </wp:inline>
        </w:drawing>
      </w:r>
    </w:p>
    <w:p w14:paraId="431CEDB5" w14:textId="77777777" w:rsidR="006A219A" w:rsidRDefault="006A219A" w:rsidP="006A219A">
      <w:pPr>
        <w:pStyle w:val="IMG-Caption"/>
      </w:pPr>
      <w:r>
        <w:t xml:space="preserve">Figure 3.51: Coefficients from the fitted model </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542"/>
      <w:r>
        <w:t xml:space="preserve">theta_0 = </w:t>
      </w:r>
      <w:proofErr w:type="spellStart"/>
      <w:r>
        <w:t>example_lr.intercept</w:t>
      </w:r>
      <w:proofErr w:type="spellEnd"/>
      <w:r>
        <w:t>_</w:t>
      </w:r>
      <w:commentRangeEnd w:id="542"/>
      <w:r w:rsidR="00027AA4">
        <w:rPr>
          <w:rStyle w:val="CommentReference"/>
          <w:rFonts w:cs="Arial"/>
        </w:rPr>
        <w:commentReference w:id="542"/>
      </w:r>
    </w:p>
    <w:p w14:paraId="6283B6A7" w14:textId="77777777" w:rsidR="006A219A" w:rsidRDefault="006A219A" w:rsidP="006A219A">
      <w:pPr>
        <w:pStyle w:val="L-Regular"/>
      </w:pPr>
      <w:r>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543"/>
      <w:r>
        <w:t xml:space="preserve">X_1_decision_boundary = </w:t>
      </w:r>
      <w:proofErr w:type="spellStart"/>
      <w:r>
        <w:t>np.array</w:t>
      </w:r>
      <w:proofErr w:type="spellEnd"/>
      <w:r>
        <w:t>([0, 10])</w:t>
      </w:r>
    </w:p>
    <w:p w14:paraId="1EF88CD3" w14:textId="77777777" w:rsidR="002A1E32" w:rsidRDefault="002A1E32" w:rsidP="002A1E32">
      <w:pPr>
        <w:pStyle w:val="L-Source"/>
        <w:rPr>
          <w:ins w:id="544" w:author="Stephen Klosterman" w:date="2020-11-15T10:04:00Z"/>
        </w:rPr>
      </w:pPr>
      <w:ins w:id="545" w:author="Stephen Klosterman" w:date="2020-11-15T10:04:00Z">
        <w:r>
          <w:t>X_2_decision_boundary = -(theta_1/theta_2)*X_1_decision_boundary\</w:t>
        </w:r>
      </w:ins>
    </w:p>
    <w:p w14:paraId="7BB34750" w14:textId="34D97207" w:rsidR="006A219A" w:rsidRDefault="002A1E32" w:rsidP="002A1E32">
      <w:pPr>
        <w:pStyle w:val="L-Source"/>
      </w:pPr>
      <w:ins w:id="546" w:author="Stephen Klosterman" w:date="2020-11-15T10:04:00Z">
        <w:r>
          <w:t xml:space="preserve">    - (theta_0/theta_2)</w:t>
        </w:r>
      </w:ins>
      <w:commentRangeEnd w:id="543"/>
      <w:r w:rsidR="00027AA4">
        <w:rPr>
          <w:rStyle w:val="CommentReference"/>
          <w:rFonts w:cs="Arial"/>
        </w:rPr>
        <w:commentReference w:id="543"/>
      </w:r>
      <w:del w:id="547" w:author="Stephen Klosterman" w:date="2020-11-15T10:04:00Z">
        <w:r w:rsidR="006A219A" w:rsidDel="002A1E32">
          <w:delText>X_2_decision_boundary = -(theta_1/theta_2)*X_1_decision_boundary - (theta_0/theta_2)</w:delText>
        </w:r>
      </w:del>
    </w:p>
    <w:p w14:paraId="27C3C02D" w14:textId="77777777" w:rsidR="006A219A" w:rsidRDefault="006A219A" w:rsidP="006A219A">
      <w:pPr>
        <w:pStyle w:val="L-Regular"/>
      </w:pPr>
      <w:r>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model coefficients </w:t>
      </w:r>
      <w:r>
        <w:rPr>
          <w:rStyle w:val="P-Italics"/>
          <w:rFonts w:ascii="Cambria Math" w:hAnsi="Cambria Math" w:cs="Cambria Math"/>
          <w:i w:val="0"/>
          <w:iCs/>
        </w:rPr>
        <w:t>𝜃</w:t>
      </w:r>
      <w:r>
        <w:rPr>
          <w:rStyle w:val="P-Italics"/>
          <w:vertAlign w:val="subscript"/>
        </w:rPr>
        <w:t>1</w:t>
      </w:r>
      <w:r>
        <w:t xml:space="preserve">, </w:t>
      </w:r>
      <w:r>
        <w:rPr>
          <w:rStyle w:val="P-Italics"/>
          <w:rFonts w:ascii="Cambria Math" w:hAnsi="Cambria Math" w:cs="Cambria Math"/>
          <w:i w:val="0"/>
          <w:iCs/>
        </w:rPr>
        <w:t>𝜃</w:t>
      </w:r>
      <w:r>
        <w:rPr>
          <w:rStyle w:val="P-Italics"/>
          <w:vertAlign w:val="subscript"/>
        </w:rPr>
        <w:t>2</w:t>
      </w:r>
      <w:r>
        <w:t xml:space="preserve"> and the intercept </w:t>
      </w:r>
      <w:r>
        <w:rPr>
          <w:rStyle w:val="P-Italics"/>
          <w:rFonts w:ascii="Cambria Math" w:hAnsi="Cambria Math" w:cs="Cambria Math"/>
          <w:i w:val="0"/>
          <w:iCs/>
        </w:rPr>
        <w:t>𝜃</w:t>
      </w:r>
      <w:r>
        <w:rPr>
          <w:rStyle w:val="P-Italics"/>
          <w:vertAlign w:val="subscript"/>
        </w:rPr>
        <w:t>0</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7602B947" w:rsidR="00995705" w:rsidRDefault="006A219A" w:rsidP="00995705">
      <w:pPr>
        <w:pStyle w:val="L-Source"/>
        <w:rPr>
          <w:ins w:id="548" w:author="Stephen Klosterman" w:date="2021-01-10T20:45:00Z"/>
        </w:rPr>
      </w:pPr>
      <w:del w:id="549" w:author="Stephen Klosterman" w:date="2020-11-15T10:05:00Z">
        <w:r w:rsidDel="002A1E32">
          <w:delText>pos_</w:delText>
        </w:r>
      </w:del>
      <w:commentRangeStart w:id="550"/>
      <w:proofErr w:type="spellStart"/>
      <w:ins w:id="551" w:author="Stephen Klosterman" w:date="2021-01-10T20:45:00Z">
        <w:r w:rsidR="00995705">
          <w:t>pos_true</w:t>
        </w:r>
        <w:proofErr w:type="spellEnd"/>
        <w:r w:rsidR="00995705">
          <w:t xml:space="preserve"> = </w:t>
        </w:r>
        <w:proofErr w:type="spellStart"/>
        <w:r w:rsidR="00995705">
          <w:t>plt.scatter</w:t>
        </w:r>
        <w:proofErr w:type="spellEnd"/>
        <w:r w:rsidR="00995705">
          <w:t>(X_1_pos, X_2_pos,</w:t>
        </w:r>
      </w:ins>
    </w:p>
    <w:p w14:paraId="4E5E610B" w14:textId="77777777" w:rsidR="00995705" w:rsidRDefault="00995705" w:rsidP="00995705">
      <w:pPr>
        <w:pStyle w:val="L-Source"/>
        <w:rPr>
          <w:ins w:id="552" w:author="Stephen Klosterman" w:date="2021-01-10T20:45:00Z"/>
        </w:rPr>
      </w:pPr>
      <w:ins w:id="553" w:author="Stephen Klosterman" w:date="2021-01-10T20:45:00Z">
        <w:r>
          <w:t xml:space="preserve">                       color='red', marker='s',</w:t>
        </w:r>
      </w:ins>
    </w:p>
    <w:p w14:paraId="15BDBBF1" w14:textId="77777777" w:rsidR="00995705" w:rsidRDefault="00995705" w:rsidP="00995705">
      <w:pPr>
        <w:pStyle w:val="L-Source"/>
        <w:rPr>
          <w:ins w:id="554" w:author="Stephen Klosterman" w:date="2021-01-10T20:45:00Z"/>
        </w:rPr>
      </w:pPr>
      <w:ins w:id="555" w:author="Stephen Klosterman" w:date="2021-01-10T20:45:00Z">
        <w:r>
          <w:t xml:space="preserve">                       label='Positive class')</w:t>
        </w:r>
      </w:ins>
    </w:p>
    <w:p w14:paraId="2ADFC7F8" w14:textId="77777777" w:rsidR="00995705" w:rsidRDefault="00995705" w:rsidP="00995705">
      <w:pPr>
        <w:pStyle w:val="L-Source"/>
        <w:rPr>
          <w:ins w:id="556" w:author="Stephen Klosterman" w:date="2021-01-10T20:45:00Z"/>
        </w:rPr>
      </w:pPr>
      <w:proofErr w:type="spellStart"/>
      <w:ins w:id="557" w:author="Stephen Klosterman" w:date="2021-01-10T20:45:00Z">
        <w:r>
          <w:t>neg_true</w:t>
        </w:r>
        <w:proofErr w:type="spellEnd"/>
        <w:r>
          <w:t xml:space="preserve"> = </w:t>
        </w:r>
        <w:proofErr w:type="spellStart"/>
        <w:r>
          <w:t>plt.scatter</w:t>
        </w:r>
        <w:proofErr w:type="spellEnd"/>
        <w:r>
          <w:t>(X_1_neg, X_2_neg,</w:t>
        </w:r>
      </w:ins>
    </w:p>
    <w:p w14:paraId="66075081" w14:textId="77777777" w:rsidR="00995705" w:rsidRDefault="00995705" w:rsidP="00995705">
      <w:pPr>
        <w:pStyle w:val="L-Source"/>
        <w:rPr>
          <w:ins w:id="558" w:author="Stephen Klosterman" w:date="2021-01-10T20:45:00Z"/>
        </w:rPr>
      </w:pPr>
      <w:ins w:id="559" w:author="Stephen Klosterman" w:date="2021-01-10T20:45:00Z">
        <w:r>
          <w:t xml:space="preserve">                       color='blue', marker='x',</w:t>
        </w:r>
      </w:ins>
    </w:p>
    <w:p w14:paraId="41A855C8" w14:textId="77777777" w:rsidR="00995705" w:rsidRDefault="00995705" w:rsidP="00995705">
      <w:pPr>
        <w:pStyle w:val="L-Source"/>
        <w:rPr>
          <w:ins w:id="560" w:author="Stephen Klosterman" w:date="2021-01-10T20:45:00Z"/>
        </w:rPr>
      </w:pPr>
      <w:ins w:id="561" w:author="Stephen Klosterman" w:date="2021-01-10T20:45:00Z">
        <w:r>
          <w:t xml:space="preserve">                       label='Negative class')</w:t>
        </w:r>
      </w:ins>
    </w:p>
    <w:p w14:paraId="71EFA93A" w14:textId="77777777" w:rsidR="00995705" w:rsidRDefault="00995705" w:rsidP="00995705">
      <w:pPr>
        <w:pStyle w:val="L-Source"/>
        <w:rPr>
          <w:ins w:id="562" w:author="Stephen Klosterman" w:date="2021-01-10T20:45:00Z"/>
        </w:rPr>
      </w:pPr>
      <w:proofErr w:type="spellStart"/>
      <w:ins w:id="563" w:author="Stephen Klosterman" w:date="2021-01-10T20:45:00Z">
        <w:r>
          <w:t>pos_pred</w:t>
        </w:r>
        <w:proofErr w:type="spellEnd"/>
        <w:r>
          <w:t xml:space="preserve"> = </w:t>
        </w:r>
        <w:proofErr w:type="spellStart"/>
        <w:r>
          <w:t>plt.scatter</w:t>
        </w:r>
        <w:proofErr w:type="spellEnd"/>
        <w:r>
          <w:t>(X[positive_indices,0],</w:t>
        </w:r>
      </w:ins>
    </w:p>
    <w:p w14:paraId="123C1288" w14:textId="77777777" w:rsidR="00995705" w:rsidRDefault="00995705" w:rsidP="00995705">
      <w:pPr>
        <w:pStyle w:val="L-Source"/>
        <w:rPr>
          <w:ins w:id="564" w:author="Stephen Klosterman" w:date="2021-01-10T20:45:00Z"/>
        </w:rPr>
      </w:pPr>
      <w:ins w:id="565" w:author="Stephen Klosterman" w:date="2021-01-10T20:45:00Z">
        <w:r>
          <w:t xml:space="preserve">                       X[positive_indices,1],</w:t>
        </w:r>
      </w:ins>
    </w:p>
    <w:p w14:paraId="259F93A5" w14:textId="77777777" w:rsidR="00995705" w:rsidRDefault="00995705" w:rsidP="00995705">
      <w:pPr>
        <w:pStyle w:val="L-Source"/>
        <w:rPr>
          <w:ins w:id="566" w:author="Stephen Klosterman" w:date="2021-01-10T20:45:00Z"/>
        </w:rPr>
      </w:pPr>
      <w:ins w:id="567" w:author="Stephen Klosterman" w:date="2021-01-10T20:45:00Z">
        <w:r>
          <w:t xml:space="preserve">                       s=150, marker='s',</w:t>
        </w:r>
      </w:ins>
    </w:p>
    <w:p w14:paraId="75EFE92B" w14:textId="77777777" w:rsidR="00995705" w:rsidRDefault="00995705" w:rsidP="00995705">
      <w:pPr>
        <w:pStyle w:val="L-Source"/>
        <w:rPr>
          <w:ins w:id="568" w:author="Stephen Klosterman" w:date="2021-01-10T20:45:00Z"/>
        </w:rPr>
      </w:pPr>
      <w:ins w:id="569" w:author="Stephen Klosterman" w:date="2021-01-10T20:45:00Z">
        <w:r>
          <w:t xml:space="preserve">                       </w:t>
        </w:r>
        <w:proofErr w:type="spellStart"/>
        <w:r>
          <w:t>edgecolors</w:t>
        </w:r>
        <w:proofErr w:type="spellEnd"/>
        <w:r>
          <w:t xml:space="preserve">='red', </w:t>
        </w:r>
        <w:proofErr w:type="spellStart"/>
        <w:r>
          <w:t>facecolors</w:t>
        </w:r>
        <w:proofErr w:type="spellEnd"/>
        <w:r>
          <w:t>='none',</w:t>
        </w:r>
      </w:ins>
    </w:p>
    <w:p w14:paraId="0FD11AB9" w14:textId="77777777" w:rsidR="00995705" w:rsidRDefault="00995705" w:rsidP="00995705">
      <w:pPr>
        <w:pStyle w:val="L-Source"/>
        <w:rPr>
          <w:ins w:id="570" w:author="Stephen Klosterman" w:date="2021-01-10T20:45:00Z"/>
        </w:rPr>
      </w:pPr>
      <w:ins w:id="571" w:author="Stephen Klosterman" w:date="2021-01-10T20:45:00Z">
        <w:r>
          <w:t xml:space="preserve">                       label='Positive predictions')</w:t>
        </w:r>
      </w:ins>
    </w:p>
    <w:p w14:paraId="63FAE7AC" w14:textId="77777777" w:rsidR="00995705" w:rsidRDefault="00995705" w:rsidP="00995705">
      <w:pPr>
        <w:pStyle w:val="L-Source"/>
        <w:rPr>
          <w:ins w:id="572" w:author="Stephen Klosterman" w:date="2021-01-10T20:45:00Z"/>
        </w:rPr>
      </w:pPr>
      <w:proofErr w:type="spellStart"/>
      <w:ins w:id="573" w:author="Stephen Klosterman" w:date="2021-01-10T20:45:00Z">
        <w:r>
          <w:t>neg_pred</w:t>
        </w:r>
        <w:proofErr w:type="spellEnd"/>
        <w:r>
          <w:t xml:space="preserve"> = </w:t>
        </w:r>
        <w:proofErr w:type="spellStart"/>
        <w:r>
          <w:t>plt.scatter</w:t>
        </w:r>
        <w:proofErr w:type="spellEnd"/>
        <w:r>
          <w:t>(X[negative_indices,0],</w:t>
        </w:r>
      </w:ins>
    </w:p>
    <w:p w14:paraId="2B96A1BB" w14:textId="77777777" w:rsidR="00995705" w:rsidRDefault="00995705" w:rsidP="00995705">
      <w:pPr>
        <w:pStyle w:val="L-Source"/>
        <w:rPr>
          <w:ins w:id="574" w:author="Stephen Klosterman" w:date="2021-01-10T20:45:00Z"/>
        </w:rPr>
      </w:pPr>
      <w:ins w:id="575" w:author="Stephen Klosterman" w:date="2021-01-10T20:45:00Z">
        <w:r>
          <w:lastRenderedPageBreak/>
          <w:t xml:space="preserve">                       X[negative_indices,1],</w:t>
        </w:r>
      </w:ins>
    </w:p>
    <w:p w14:paraId="4CC73A28" w14:textId="77777777" w:rsidR="00995705" w:rsidRDefault="00995705" w:rsidP="00995705">
      <w:pPr>
        <w:pStyle w:val="L-Source"/>
        <w:rPr>
          <w:ins w:id="576" w:author="Stephen Klosterman" w:date="2021-01-10T20:45:00Z"/>
        </w:rPr>
      </w:pPr>
      <w:ins w:id="577" w:author="Stephen Klosterman" w:date="2021-01-10T20:45:00Z">
        <w:r>
          <w:t xml:space="preserve">                       s=150, marker='o',</w:t>
        </w:r>
      </w:ins>
    </w:p>
    <w:p w14:paraId="120EE55A" w14:textId="77777777" w:rsidR="00995705" w:rsidRDefault="00995705" w:rsidP="00995705">
      <w:pPr>
        <w:pStyle w:val="L-Source"/>
        <w:rPr>
          <w:ins w:id="578" w:author="Stephen Klosterman" w:date="2021-01-10T20:45:00Z"/>
        </w:rPr>
      </w:pPr>
      <w:ins w:id="579" w:author="Stephen Klosterman" w:date="2021-01-10T20:45:00Z">
        <w:r>
          <w:t xml:space="preserve">                       </w:t>
        </w:r>
        <w:proofErr w:type="spellStart"/>
        <w:r>
          <w:t>edgecolors</w:t>
        </w:r>
        <w:proofErr w:type="spellEnd"/>
        <w:r>
          <w:t xml:space="preserve">='blue', </w:t>
        </w:r>
        <w:proofErr w:type="spellStart"/>
        <w:r>
          <w:t>facecolors</w:t>
        </w:r>
        <w:proofErr w:type="spellEnd"/>
        <w:r>
          <w:t>='none',</w:t>
        </w:r>
      </w:ins>
    </w:p>
    <w:p w14:paraId="69546CC6" w14:textId="608178D9" w:rsidR="00995705" w:rsidRDefault="00995705" w:rsidP="00995705">
      <w:pPr>
        <w:pStyle w:val="L-Source"/>
        <w:rPr>
          <w:ins w:id="580" w:author="Stephen Klosterman" w:date="2020-11-15T10:05:00Z"/>
        </w:rPr>
      </w:pPr>
      <w:ins w:id="581" w:author="Stephen Klosterman" w:date="2021-01-10T20:45:00Z">
        <w:r>
          <w:t xml:space="preserve">                       label='Negative predictions')</w:t>
        </w:r>
      </w:ins>
    </w:p>
    <w:p w14:paraId="176E9A5D" w14:textId="77777777" w:rsidR="002A1E32" w:rsidRDefault="002A1E32" w:rsidP="002A1E32">
      <w:pPr>
        <w:pStyle w:val="L-Source"/>
        <w:rPr>
          <w:ins w:id="582" w:author="Stephen Klosterman" w:date="2020-11-15T10:05:00Z"/>
        </w:rPr>
      </w:pPr>
      <w:ins w:id="583" w:author="Stephen Klosterman" w:date="2020-11-15T10:05:00Z">
        <w:r>
          <w:t xml:space="preserve">dec = </w:t>
        </w:r>
        <w:proofErr w:type="spellStart"/>
        <w:r>
          <w:t>plt.plot</w:t>
        </w:r>
        <w:proofErr w:type="spellEnd"/>
        <w:r>
          <w:t>(X_1_decision_boundary, X_2_decision_boundary,</w:t>
        </w:r>
      </w:ins>
    </w:p>
    <w:p w14:paraId="0924AAB2" w14:textId="77777777" w:rsidR="002A1E32" w:rsidRDefault="002A1E32" w:rsidP="002A1E32">
      <w:pPr>
        <w:pStyle w:val="L-Source"/>
        <w:rPr>
          <w:ins w:id="584" w:author="Stephen Klosterman" w:date="2020-11-15T10:05:00Z"/>
        </w:rPr>
      </w:pPr>
      <w:ins w:id="585" w:author="Stephen Klosterman" w:date="2020-11-15T10:05:00Z">
        <w:r>
          <w:t xml:space="preserve">               'k-', label='Decision boundary')</w:t>
        </w:r>
      </w:ins>
    </w:p>
    <w:p w14:paraId="5EB52F07" w14:textId="77777777" w:rsidR="002A1E32" w:rsidRDefault="002A1E32" w:rsidP="002A1E32">
      <w:pPr>
        <w:pStyle w:val="L-Source"/>
        <w:rPr>
          <w:ins w:id="586" w:author="Stephen Klosterman" w:date="2020-11-15T10:05:00Z"/>
        </w:rPr>
      </w:pPr>
      <w:proofErr w:type="spellStart"/>
      <w:ins w:id="587" w:author="Stephen Klosterman" w:date="2020-11-15T10:05:00Z">
        <w:r>
          <w:t>plt.xlabel</w:t>
        </w:r>
        <w:proofErr w:type="spellEnd"/>
        <w:r>
          <w:t>('$X_1$')</w:t>
        </w:r>
      </w:ins>
    </w:p>
    <w:p w14:paraId="67D9FA81" w14:textId="77777777" w:rsidR="002A1E32" w:rsidRDefault="002A1E32" w:rsidP="002A1E32">
      <w:pPr>
        <w:pStyle w:val="L-Source"/>
        <w:rPr>
          <w:ins w:id="588" w:author="Stephen Klosterman" w:date="2020-11-15T10:05:00Z"/>
        </w:rPr>
      </w:pPr>
      <w:proofErr w:type="spellStart"/>
      <w:ins w:id="589" w:author="Stephen Klosterman" w:date="2020-11-15T10:05:00Z">
        <w:r>
          <w:t>plt.ylabel</w:t>
        </w:r>
        <w:proofErr w:type="spellEnd"/>
        <w:r>
          <w:t>('$X_2$')</w:t>
        </w:r>
      </w:ins>
    </w:p>
    <w:p w14:paraId="527131F1" w14:textId="306C1456" w:rsidR="006A219A" w:rsidDel="002A1E32" w:rsidRDefault="002A1E32" w:rsidP="002A1E32">
      <w:pPr>
        <w:pStyle w:val="L-Source"/>
        <w:rPr>
          <w:del w:id="590" w:author="Stephen Klosterman" w:date="2020-11-15T10:05:00Z"/>
        </w:rPr>
      </w:pPr>
      <w:proofErr w:type="spellStart"/>
      <w:ins w:id="591" w:author="Stephen Klosterman" w:date="2020-11-15T10:05:00Z">
        <w:r>
          <w:t>plt.legend</w:t>
        </w:r>
        <w:proofErr w:type="spellEnd"/>
        <w:r>
          <w:t>(loc=[0.25, 1.05])</w:t>
        </w:r>
      </w:ins>
      <w:commentRangeEnd w:id="550"/>
      <w:r w:rsidR="00027AA4">
        <w:rPr>
          <w:rStyle w:val="CommentReference"/>
          <w:rFonts w:cs="Arial"/>
        </w:rPr>
        <w:commentReference w:id="550"/>
      </w:r>
      <w:del w:id="592" w:author="Stephen Klosterman" w:date="2020-11-15T10:05:00Z">
        <w:r w:rsidR="006A219A" w:rsidDel="002A1E32">
          <w:delText>true = plt.scatter(X_1_pos, X_2_pos, color='red', marker='x', label='Positive class')</w:delText>
        </w:r>
      </w:del>
    </w:p>
    <w:p w14:paraId="5B95D8EB" w14:textId="777D463F" w:rsidR="006A219A" w:rsidDel="002A1E32" w:rsidRDefault="006A219A" w:rsidP="002A1E32">
      <w:pPr>
        <w:pStyle w:val="L-Source"/>
        <w:rPr>
          <w:del w:id="593" w:author="Stephen Klosterman" w:date="2020-11-15T10:05:00Z"/>
        </w:rPr>
      </w:pPr>
      <w:del w:id="594" w:author="Stephen Klosterman" w:date="2020-11-15T10:05:00Z">
        <w:r w:rsidDel="002A1E32">
          <w:delText>neg_true = plt.scatter(X_1_neg, X_2_neg, color='blue', marker='x', label='Negative class')</w:delText>
        </w:r>
      </w:del>
    </w:p>
    <w:p w14:paraId="1EAF9E91" w14:textId="145A4F9F" w:rsidR="006A219A" w:rsidDel="002A1E32" w:rsidRDefault="006A219A" w:rsidP="002A1E32">
      <w:pPr>
        <w:pStyle w:val="L-Source"/>
        <w:rPr>
          <w:del w:id="595" w:author="Stephen Klosterman" w:date="2020-11-15T10:05:00Z"/>
        </w:rPr>
      </w:pPr>
      <w:del w:id="596" w:author="Stephen Klosterman" w:date="2020-11-15T10:05:00Z">
        <w:r w:rsidDel="002A1E32">
          <w:delText>pos_pred = plt.scatter(X[positive_indices,0], X[positive_indices,1], s=150, marker='o',</w:delText>
        </w:r>
      </w:del>
    </w:p>
    <w:p w14:paraId="5262E96E" w14:textId="7DFBACAC" w:rsidR="006A219A" w:rsidDel="002A1E32" w:rsidRDefault="006A219A" w:rsidP="002A1E32">
      <w:pPr>
        <w:pStyle w:val="L-Source"/>
        <w:rPr>
          <w:del w:id="597" w:author="Stephen Klosterman" w:date="2020-11-15T10:05:00Z"/>
        </w:rPr>
      </w:pPr>
      <w:del w:id="598" w:author="Stephen Klosterman" w:date="2020-11-15T10:05:00Z">
        <w:r w:rsidDel="002A1E32">
          <w:delText xml:space="preserve">            edgecolors='red', facecolors='none', label='Positive predictions')</w:delText>
        </w:r>
      </w:del>
    </w:p>
    <w:p w14:paraId="37A2091D" w14:textId="0542F0DD" w:rsidR="006A219A" w:rsidDel="002A1E32" w:rsidRDefault="006A219A" w:rsidP="002A1E32">
      <w:pPr>
        <w:pStyle w:val="L-Source"/>
        <w:rPr>
          <w:del w:id="599" w:author="Stephen Klosterman" w:date="2020-11-15T10:05:00Z"/>
        </w:rPr>
      </w:pPr>
      <w:del w:id="600" w:author="Stephen Klosterman" w:date="2020-11-15T10:05:00Z">
        <w:r w:rsidDel="002A1E32">
          <w:delText>neg_pred = plt.scatter(X[negative_indices,0], X[negative_indices,1], s=150, marker='o',</w:delText>
        </w:r>
      </w:del>
    </w:p>
    <w:p w14:paraId="5E446371" w14:textId="4D1B78A1" w:rsidR="006A219A" w:rsidDel="002A1E32" w:rsidRDefault="006A219A" w:rsidP="002A1E32">
      <w:pPr>
        <w:pStyle w:val="L-Source"/>
        <w:rPr>
          <w:del w:id="601" w:author="Stephen Klosterman" w:date="2020-11-15T10:05:00Z"/>
        </w:rPr>
      </w:pPr>
      <w:del w:id="602" w:author="Stephen Klosterman" w:date="2020-11-15T10:05:00Z">
        <w:r w:rsidDel="002A1E32">
          <w:delText xml:space="preserve">            edgecolors='blue', facecolors='none', label='Negative predictions')</w:delText>
        </w:r>
      </w:del>
    </w:p>
    <w:p w14:paraId="00A7D1F4" w14:textId="51097873" w:rsidR="006A219A" w:rsidDel="002A1E32" w:rsidRDefault="006A219A" w:rsidP="002A1E32">
      <w:pPr>
        <w:pStyle w:val="L-Source"/>
        <w:rPr>
          <w:del w:id="603" w:author="Stephen Klosterman" w:date="2020-11-15T10:05:00Z"/>
        </w:rPr>
      </w:pPr>
      <w:del w:id="604" w:author="Stephen Klosterman" w:date="2020-11-15T10:05:00Z">
        <w:r w:rsidDel="002A1E32">
          <w:delText>dec = plt.plot(X_1_decision_boundary, X_2_decision_boundary, 'k-', label='Decision boundary')</w:delText>
        </w:r>
      </w:del>
    </w:p>
    <w:p w14:paraId="412E2055" w14:textId="15BB0F98" w:rsidR="006A219A" w:rsidDel="002A1E32" w:rsidRDefault="006A219A" w:rsidP="002A1E32">
      <w:pPr>
        <w:pStyle w:val="L-Source"/>
        <w:rPr>
          <w:del w:id="605" w:author="Stephen Klosterman" w:date="2020-11-15T10:05:00Z"/>
        </w:rPr>
      </w:pPr>
      <w:del w:id="606" w:author="Stephen Klosterman" w:date="2020-11-15T10:05:00Z">
        <w:r w:rsidDel="002A1E32">
          <w:delText>plt.xlabel('$X_1$')</w:delText>
        </w:r>
      </w:del>
    </w:p>
    <w:p w14:paraId="219B3A8B" w14:textId="1834FF07" w:rsidR="006A219A" w:rsidDel="002A1E32" w:rsidRDefault="006A219A" w:rsidP="002A1E32">
      <w:pPr>
        <w:pStyle w:val="L-Source"/>
        <w:rPr>
          <w:del w:id="607" w:author="Stephen Klosterman" w:date="2020-11-15T10:05:00Z"/>
        </w:rPr>
      </w:pPr>
      <w:del w:id="608" w:author="Stephen Klosterman" w:date="2020-11-15T10:05:00Z">
        <w:r w:rsidDel="002A1E32">
          <w:delText>plt.ylabel('$X_2$')</w:delText>
        </w:r>
      </w:del>
    </w:p>
    <w:p w14:paraId="5B21A762" w14:textId="2DA7626E" w:rsidR="006A219A" w:rsidRDefault="006A219A" w:rsidP="002A1E32">
      <w:pPr>
        <w:pStyle w:val="L-Source"/>
      </w:pPr>
      <w:del w:id="609" w:author="Stephen Klosterman" w:date="2020-11-15T10:05:00Z">
        <w:r w:rsidDel="002A1E32">
          <w:delText>plt.legend(loc=[0.25, 1.05])</w:delText>
        </w:r>
      </w:del>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rPr>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77777777" w:rsidR="006A219A" w:rsidRDefault="006A219A" w:rsidP="006A219A">
      <w:pPr>
        <w:pStyle w:val="IMG-Caption"/>
      </w:pPr>
      <w:r>
        <w:lastRenderedPageBreak/>
        <w:t>Figure 3.52: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7777777" w:rsidR="006A219A" w:rsidRDefault="006A219A" w:rsidP="006A219A">
      <w:pPr>
        <w:pStyle w:val="P-Regular"/>
      </w:pPr>
      <w:r>
        <w:rPr>
          <w:rStyle w:val="P-Bold"/>
        </w:rPr>
        <w:t>Can you see how a linear decision boundary will never perfectly classify these data?</w:t>
      </w:r>
    </w:p>
    <w:p w14:paraId="5914BD35" w14:textId="77777777"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logistic regression. </w:t>
      </w:r>
      <w:proofErr w:type="gramStart"/>
      <w:r>
        <w:t>Or,</w:t>
      </w:r>
      <w:proofErr w:type="gramEnd"/>
      <w:r>
        <w:t xml:space="preserve">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77777777" w:rsidR="006A219A" w:rsidRDefault="006A219A" w:rsidP="006A219A">
      <w:pPr>
        <w:pStyle w:val="H2-General"/>
      </w:pPr>
      <w:r>
        <w:t>Activity 3: Fitting a Logistic Regression Model and Directly Using the Coefficients</w:t>
      </w:r>
    </w:p>
    <w:p w14:paraId="3D15545B" w14:textId="77777777" w:rsidR="006A219A" w:rsidRDefault="006A219A" w:rsidP="006A219A">
      <w:pPr>
        <w:pStyle w:val="P-Regular"/>
      </w:pPr>
      <w:r>
        <w:t>In this activity, we're going to train a logistic regression model on the two most important features we discovered in univariate feature exploration, as well as learn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8F0CAC">
      <w:pPr>
        <w:pStyle w:val="P-Regular"/>
      </w:pPr>
      <w:r>
        <w:t>Note</w:t>
      </w:r>
    </w:p>
    <w:p w14:paraId="6476259D" w14:textId="4AE4D0A2" w:rsidR="006A219A" w:rsidRDefault="006A219A" w:rsidP="006A219A">
      <w:pPr>
        <w:pStyle w:val="P-Callout"/>
      </w:pPr>
      <w:r>
        <w:t xml:space="preserve">The code and the resulting output for this activity have been loaded in a Jupyter Notebook that can be found here: </w:t>
      </w:r>
      <w:r w:rsidR="0093577D" w:rsidRPr="0058373E">
        <w:rPr>
          <w:strike/>
          <w:rPrChange w:id="610" w:author="Stephen Klosterman" w:date="2020-11-15T10:11:00Z">
            <w:rPr/>
          </w:rPrChange>
        </w:rPr>
        <w:fldChar w:fldCharType="begin"/>
      </w:r>
      <w:r w:rsidR="0093577D" w:rsidRPr="0058373E">
        <w:rPr>
          <w:strike/>
          <w:rPrChange w:id="611" w:author="Stephen Klosterman" w:date="2020-11-15T10:11:00Z">
            <w:rPr/>
          </w:rPrChange>
        </w:rPr>
        <w:instrText xml:space="preserve"> HYPERLINK "http://bit.ly/2Dz5iNA" </w:instrText>
      </w:r>
      <w:r w:rsidR="0093577D" w:rsidRPr="0058373E">
        <w:rPr>
          <w:strike/>
          <w:rPrChange w:id="612" w:author="Stephen Klosterman" w:date="2020-11-15T10:11:00Z">
            <w:rPr>
              <w:rStyle w:val="Hyperlink"/>
              <w:color w:val="000000"/>
            </w:rPr>
          </w:rPrChange>
        </w:rPr>
        <w:fldChar w:fldCharType="separate"/>
      </w:r>
      <w:r w:rsidRPr="0058373E">
        <w:rPr>
          <w:rStyle w:val="Hyperlink"/>
          <w:strike/>
          <w:color w:val="000000"/>
          <w:rPrChange w:id="613" w:author="Stephen Klosterman" w:date="2020-11-15T10:11:00Z">
            <w:rPr>
              <w:rStyle w:val="Hyperlink"/>
              <w:color w:val="000000"/>
            </w:rPr>
          </w:rPrChange>
        </w:rPr>
        <w:t>http://bit.ly/2Dz5iNA</w:t>
      </w:r>
      <w:r w:rsidR="0093577D" w:rsidRPr="0058373E">
        <w:rPr>
          <w:rStyle w:val="Hyperlink"/>
          <w:strike/>
          <w:color w:val="000000"/>
          <w:rPrChange w:id="614" w:author="Stephen Klosterman" w:date="2020-11-15T10:11:00Z">
            <w:rPr>
              <w:rStyle w:val="Hyperlink"/>
              <w:color w:val="000000"/>
            </w:rPr>
          </w:rPrChange>
        </w:rPr>
        <w:fldChar w:fldCharType="end"/>
      </w:r>
      <w:r>
        <w:t>.</w:t>
      </w:r>
    </w:p>
    <w:p w14:paraId="238DF611" w14:textId="77777777" w:rsidR="006A219A" w:rsidRDefault="006A219A">
      <w:pPr>
        <w:pStyle w:val="L-Numbers"/>
        <w:numPr>
          <w:ilvl w:val="0"/>
          <w:numId w:val="21"/>
        </w:numPr>
        <w:pPrChange w:id="615" w:author="Stephen Klosterman" w:date="2021-01-06T21:35:00Z">
          <w:pPr>
            <w:pStyle w:val="L-Numbers"/>
          </w:pPr>
        </w:pPrChange>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77777777" w:rsidR="006A219A" w:rsidRDefault="006A219A" w:rsidP="006A219A">
      <w:pPr>
        <w:pStyle w:val="L-Numbers"/>
      </w:pPr>
      <w:r>
        <w:t>Train on the training data and obtain predicted classes, as well as class probabilities, using the testing data.</w:t>
      </w:r>
    </w:p>
    <w:p w14:paraId="0884A6EA"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64041DDF" w14:textId="77777777" w:rsidR="006A219A" w:rsidRDefault="006A219A" w:rsidP="006A219A">
      <w:pPr>
        <w:pStyle w:val="L-Numbers"/>
      </w:pPr>
      <w:r>
        <w:t>Using a threshold of 0.5, manually calculate predicted classes. Compare this to the class predictions output by scikit-learn.</w:t>
      </w:r>
    </w:p>
    <w:p w14:paraId="0CFADD11"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A3616D7" w14:textId="77777777" w:rsidR="006A219A" w:rsidRDefault="006A219A" w:rsidP="006A219A">
      <w:pPr>
        <w:pStyle w:val="P-Callout"/>
      </w:pPr>
      <w:r>
        <w:t xml:space="preserve">The solution for this activity can be found on page </w:t>
      </w:r>
      <w:r w:rsidRPr="0058373E">
        <w:rPr>
          <w:strike/>
          <w:rPrChange w:id="616" w:author="Stephen Klosterman" w:date="2020-11-15T10:11:00Z">
            <w:rPr/>
          </w:rPrChange>
        </w:rPr>
        <w:t>336</w:t>
      </w:r>
      <w:r>
        <w:t>.</w:t>
      </w:r>
    </w:p>
    <w:p w14:paraId="08172A06" w14:textId="77777777" w:rsidR="006A219A" w:rsidRDefault="006A219A" w:rsidP="006A219A">
      <w:pPr>
        <w:pStyle w:val="H1-Topic"/>
      </w:pPr>
      <w:r>
        <w:lastRenderedPageBreak/>
        <w:t>Summary</w:t>
      </w:r>
    </w:p>
    <w:p w14:paraId="7BB3DBA7" w14:textId="77777777" w:rsidR="006A219A" w:rsidRDefault="006A219A" w:rsidP="006A219A">
      <w:pPr>
        <w:pStyle w:val="P-Regular"/>
      </w:pPr>
      <w:r>
        <w:t>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a necessary 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7777777"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099D69A"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w:t>
      </w:r>
      <w:del w:id="617" w:author="Stephen Klosterman" w:date="2020-11-15T10:15:00Z">
        <w:r w:rsidDel="00FF574C">
          <w:delText>,</w:delText>
        </w:r>
      </w:del>
      <w:r>
        <w:t xml:space="preserve"> and </w:t>
      </w:r>
      <w:del w:id="618" w:author="Stephen Klosterman" w:date="2020-11-15T10:15:00Z">
        <w:r w:rsidDel="00FF574C">
          <w:delText xml:space="preserve">can </w:delText>
        </w:r>
      </w:del>
      <w:r>
        <w:t>also be used for feature selection.</w:t>
      </w:r>
    </w:p>
    <w:p w14:paraId="01C7BD8B" w14:textId="53B28D93" w:rsidR="006A219A" w:rsidDel="00964297" w:rsidRDefault="006A219A" w:rsidP="006A219A">
      <w:pPr>
        <w:pStyle w:val="P-Regular"/>
        <w:rPr>
          <w:del w:id="619" w:author="Stephen Klosterman" w:date="2020-11-15T10:14:00Z"/>
        </w:rPr>
      </w:pPr>
    </w:p>
    <w:p w14:paraId="0042B4CD" w14:textId="0C36860E" w:rsidR="006A219A" w:rsidRDefault="008F0CAC" w:rsidP="006A219A">
      <w:pPr>
        <w:pStyle w:val="H1-Topic"/>
      </w:pPr>
      <w:r>
        <w:t>Solution</w:t>
      </w:r>
    </w:p>
    <w:p w14:paraId="1A1ED2A6" w14:textId="77777777" w:rsidR="006A219A" w:rsidRDefault="006A219A" w:rsidP="006A219A">
      <w:pPr>
        <w:pStyle w:val="H2-General"/>
      </w:pPr>
      <w:r>
        <w:t xml:space="preserve">Activity 3: Fitting a Logistic Regression Model and Directly Using the </w:t>
      </w:r>
      <w:r>
        <w:br/>
        <w:t>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620"/>
      <w:r>
        <w:t xml:space="preserve">from </w:t>
      </w:r>
      <w:proofErr w:type="spellStart"/>
      <w:r>
        <w:t>sklearn.model_selection</w:t>
      </w:r>
      <w:proofErr w:type="spellEnd"/>
      <w:r>
        <w:t xml:space="preserve"> import </w:t>
      </w:r>
      <w:proofErr w:type="spellStart"/>
      <w:r>
        <w:t>train_test_split</w:t>
      </w:r>
      <w:proofErr w:type="spellEnd"/>
    </w:p>
    <w:p w14:paraId="308645A6" w14:textId="26342C10" w:rsidR="008E0B4D" w:rsidRDefault="006A219A" w:rsidP="008E0B4D">
      <w:pPr>
        <w:pStyle w:val="L-Source"/>
        <w:rPr>
          <w:ins w:id="621" w:author="Stephen Klosterman" w:date="2020-11-15T10:18:00Z"/>
        </w:rPr>
      </w:pPr>
      <w:del w:id="622" w:author="Stephen Klosterman" w:date="2020-11-15T10:18:00Z">
        <w:r w:rsidDel="008E0B4D">
          <w:delText>X_</w:delText>
        </w:r>
      </w:del>
      <w:proofErr w:type="spellStart"/>
      <w:ins w:id="623" w:author="Stephen Klosterman" w:date="2020-11-15T10:18:00Z">
        <w:r w:rsidR="008E0B4D">
          <w:t>X_train</w:t>
        </w:r>
        <w:proofErr w:type="spellEnd"/>
        <w:r w:rsidR="008E0B4D">
          <w:t xml:space="preserve">, </w:t>
        </w:r>
        <w:proofErr w:type="spellStart"/>
        <w:r w:rsidR="008E0B4D">
          <w:t>X_test</w:t>
        </w:r>
        <w:proofErr w:type="spellEnd"/>
        <w:r w:rsidR="008E0B4D">
          <w:t xml:space="preserve">, </w:t>
        </w:r>
        <w:proofErr w:type="spellStart"/>
        <w:r w:rsidR="008E0B4D">
          <w:t>y_train</w:t>
        </w:r>
        <w:proofErr w:type="spellEnd"/>
        <w:r w:rsidR="008E0B4D">
          <w:t xml:space="preserve">, </w:t>
        </w:r>
        <w:proofErr w:type="spellStart"/>
        <w:r w:rsidR="008E0B4D">
          <w:t>y_test</w:t>
        </w:r>
        <w:proofErr w:type="spellEnd"/>
        <w:r w:rsidR="008E0B4D">
          <w:t xml:space="preserve"> = </w:t>
        </w:r>
        <w:proofErr w:type="spellStart"/>
        <w:r w:rsidR="008E0B4D">
          <w:t>train_test_split</w:t>
        </w:r>
        <w:proofErr w:type="spellEnd"/>
        <w:r w:rsidR="008E0B4D">
          <w:t>(</w:t>
        </w:r>
      </w:ins>
    </w:p>
    <w:p w14:paraId="2A2AB351" w14:textId="77777777" w:rsidR="008E0B4D" w:rsidRDefault="008E0B4D" w:rsidP="008E0B4D">
      <w:pPr>
        <w:pStyle w:val="L-Source"/>
        <w:rPr>
          <w:ins w:id="624" w:author="Stephen Klosterman" w:date="2020-11-15T10:18:00Z"/>
        </w:rPr>
      </w:pPr>
      <w:ins w:id="625" w:author="Stephen Klosterman" w:date="2020-11-15T10:18:00Z">
        <w:r>
          <w:t xml:space="preserve">    df[['PAY_1', 'LIMIT_BAL']].values,</w:t>
        </w:r>
      </w:ins>
    </w:p>
    <w:p w14:paraId="432E053D" w14:textId="77777777" w:rsidR="008E0B4D" w:rsidRDefault="008E0B4D" w:rsidP="008E0B4D">
      <w:pPr>
        <w:pStyle w:val="L-Source"/>
        <w:rPr>
          <w:ins w:id="626" w:author="Stephen Klosterman" w:date="2020-11-15T10:18:00Z"/>
        </w:rPr>
      </w:pPr>
      <w:ins w:id="627" w:author="Stephen Klosterman" w:date="2020-11-15T10:18:00Z">
        <w:r>
          <w:t xml:space="preserve">    df['default payment next month'].values,</w:t>
        </w:r>
      </w:ins>
    </w:p>
    <w:p w14:paraId="20E3AAF3" w14:textId="578BD4B1" w:rsidR="006A219A" w:rsidDel="008E0B4D" w:rsidRDefault="008E0B4D" w:rsidP="008E0B4D">
      <w:pPr>
        <w:pStyle w:val="L-Source"/>
        <w:rPr>
          <w:del w:id="628" w:author="Stephen Klosterman" w:date="2020-11-15T10:18:00Z"/>
        </w:rPr>
      </w:pPr>
      <w:ins w:id="629" w:author="Stephen Klosterman" w:date="2020-11-15T10:18:00Z">
        <w:r>
          <w:t xml:space="preserve">    </w:t>
        </w:r>
        <w:proofErr w:type="spellStart"/>
        <w:r>
          <w:t>test_size</w:t>
        </w:r>
        <w:proofErr w:type="spellEnd"/>
        <w:r>
          <w:t xml:space="preserve">=0.2, </w:t>
        </w:r>
        <w:proofErr w:type="spellStart"/>
        <w:r>
          <w:t>random_state</w:t>
        </w:r>
        <w:proofErr w:type="spellEnd"/>
        <w:r>
          <w:t>=24)</w:t>
        </w:r>
      </w:ins>
      <w:commentRangeEnd w:id="620"/>
      <w:r w:rsidR="00027AA4">
        <w:rPr>
          <w:rStyle w:val="CommentReference"/>
          <w:rFonts w:cs="Arial"/>
        </w:rPr>
        <w:commentReference w:id="620"/>
      </w:r>
      <w:del w:id="630" w:author="Stephen Klosterman" w:date="2020-11-15T10:18:00Z">
        <w:r w:rsidR="006A219A" w:rsidDel="008E0B4D">
          <w:delText>train, X_test, y_train, y_test = train_test_split(</w:delText>
        </w:r>
      </w:del>
    </w:p>
    <w:p w14:paraId="5921E2D3" w14:textId="5B0FCB4D" w:rsidR="006A219A" w:rsidDel="008E0B4D" w:rsidRDefault="006A219A" w:rsidP="008E0B4D">
      <w:pPr>
        <w:pStyle w:val="L-Source"/>
        <w:rPr>
          <w:del w:id="631" w:author="Stephen Klosterman" w:date="2020-11-15T10:18:00Z"/>
        </w:rPr>
      </w:pPr>
      <w:del w:id="632" w:author="Stephen Klosterman" w:date="2020-11-15T10:18:00Z">
        <w:r w:rsidDel="008E0B4D">
          <w:delText>df[['PAY_1', 'LIMIT_BAL']].values, df['default payment next month'].values,</w:delText>
        </w:r>
      </w:del>
    </w:p>
    <w:p w14:paraId="04079B7D" w14:textId="462A74E5" w:rsidR="006A219A" w:rsidRDefault="006A219A" w:rsidP="008E0B4D">
      <w:pPr>
        <w:pStyle w:val="L-Source"/>
      </w:pPr>
      <w:del w:id="633" w:author="Stephen Klosterman" w:date="2020-11-15T10:18:00Z">
        <w:r w:rsidDel="008E0B4D">
          <w:delText>test_size=0.2, random_state=24)</w:delText>
        </w:r>
      </w:del>
    </w:p>
    <w:p w14:paraId="32E4ADED"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09F13AB0" w14:textId="77777777" w:rsidR="006A219A" w:rsidRDefault="006A219A" w:rsidP="006A219A">
      <w:pPr>
        <w:pStyle w:val="L-Source"/>
      </w:pPr>
      <w:commentRangeStart w:id="634"/>
      <w:r>
        <w:t xml:space="preserve">from </w:t>
      </w:r>
      <w:proofErr w:type="spellStart"/>
      <w:r>
        <w:t>sklearn.linear_model</w:t>
      </w:r>
      <w:proofErr w:type="spellEnd"/>
      <w:r>
        <w:t xml:space="preserve"> import </w:t>
      </w:r>
      <w:proofErr w:type="spellStart"/>
      <w:r>
        <w:t>LogisticRegression</w:t>
      </w:r>
      <w:proofErr w:type="spellEnd"/>
    </w:p>
    <w:p w14:paraId="06652066" w14:textId="1307FA2C" w:rsidR="006A219A" w:rsidRDefault="006A219A" w:rsidP="006A219A">
      <w:pPr>
        <w:pStyle w:val="L-Source"/>
      </w:pPr>
      <w:proofErr w:type="spellStart"/>
      <w:r>
        <w:lastRenderedPageBreak/>
        <w:t>lr_model</w:t>
      </w:r>
      <w:proofErr w:type="spellEnd"/>
      <w:r>
        <w:t xml:space="preserve"> = </w:t>
      </w:r>
      <w:proofErr w:type="spellStart"/>
      <w:r>
        <w:t>LogisticReg</w:t>
      </w:r>
      <w:proofErr w:type="spellEnd"/>
      <w:ins w:id="635" w:author="Ashish Mahesh Jain" w:date="2020-11-24T19:01:00Z">
        <w:r w:rsidR="00961B68">
          <w:br/>
        </w:r>
      </w:ins>
      <w:proofErr w:type="spellStart"/>
      <w:r>
        <w:t>ression</w:t>
      </w:r>
      <w:proofErr w:type="spellEnd"/>
      <w:r>
        <w:t>(solver='</w:t>
      </w:r>
      <w:proofErr w:type="spellStart"/>
      <w:r>
        <w:t>liblinear</w:t>
      </w:r>
      <w:proofErr w:type="spellEnd"/>
      <w:r>
        <w:t>')</w:t>
      </w:r>
      <w:commentRangeEnd w:id="634"/>
      <w:r w:rsidR="00027AA4">
        <w:rPr>
          <w:rStyle w:val="CommentReference"/>
          <w:rFonts w:cs="Arial"/>
        </w:rPr>
        <w:commentReference w:id="634"/>
      </w:r>
    </w:p>
    <w:p w14:paraId="70988DD8" w14:textId="77777777" w:rsidR="006A219A" w:rsidRDefault="006A219A" w:rsidP="006A219A">
      <w:pPr>
        <w:pStyle w:val="L-Numbers"/>
      </w:pPr>
      <w:r>
        <w:t>Train on the training data and obtain predicted classes, as well as class probabilities, using the testing data:</w:t>
      </w:r>
    </w:p>
    <w:p w14:paraId="2786786E" w14:textId="77777777" w:rsidR="006A219A" w:rsidRDefault="006A219A" w:rsidP="006A219A">
      <w:pPr>
        <w:pStyle w:val="L-Source"/>
      </w:pPr>
      <w:commentRangeStart w:id="636"/>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commentRangeEnd w:id="636"/>
      <w:r w:rsidR="00027AA4">
        <w:rPr>
          <w:rStyle w:val="CommentReference"/>
          <w:rFonts w:cs="Arial"/>
        </w:rPr>
        <w:commentReference w:id="636"/>
      </w:r>
    </w:p>
    <w:p w14:paraId="524EC156" w14:textId="77777777" w:rsidR="006A219A" w:rsidRDefault="006A219A" w:rsidP="006A219A">
      <w:pPr>
        <w:pStyle w:val="L-Numbers"/>
      </w:pPr>
      <w:r>
        <w:t>Pull out the coefficients and intercept from the trained model and manually calculate predicted probabilities. You'll need to add a column of 1s to your features, to multiply by the intercept.</w:t>
      </w:r>
    </w:p>
    <w:p w14:paraId="325BE566" w14:textId="77777777" w:rsidR="006A219A" w:rsidRDefault="006A219A" w:rsidP="006A219A">
      <w:pPr>
        <w:pStyle w:val="L-Regular"/>
      </w:pPr>
      <w:r>
        <w:t>First, let's create the array of features, with a column of 1s added, using horizontal stacking:</w:t>
      </w:r>
    </w:p>
    <w:p w14:paraId="4474148A" w14:textId="79C3047D" w:rsidR="00E34C6B" w:rsidRDefault="006A219A" w:rsidP="00E34C6B">
      <w:pPr>
        <w:pStyle w:val="L-Source"/>
        <w:rPr>
          <w:ins w:id="637" w:author="Stephen Klosterman" w:date="2020-11-15T10:27:00Z"/>
        </w:rPr>
      </w:pPr>
      <w:commentRangeStart w:id="638"/>
      <w:commentRangeStart w:id="639"/>
      <w:commentRangeStart w:id="640"/>
      <w:del w:id="641" w:author="Stephen Klosterman" w:date="2020-11-15T10:27:00Z">
        <w:r w:rsidDel="00E34C6B">
          <w:delText>one</w:delText>
        </w:r>
      </w:del>
      <w:proofErr w:type="spellStart"/>
      <w:ins w:id="642" w:author="Stephen Klosterman" w:date="2020-11-15T10:27:00Z">
        <w:r w:rsidR="00E34C6B">
          <w:t>ones_and_features</w:t>
        </w:r>
        <w:proofErr w:type="spellEnd"/>
        <w:r w:rsidR="00E34C6B">
          <w:t xml:space="preserve"> = </w:t>
        </w:r>
        <w:proofErr w:type="spellStart"/>
        <w:r w:rsidR="00E34C6B">
          <w:t>np.hstack</w:t>
        </w:r>
        <w:proofErr w:type="spellEnd"/>
        <w:r w:rsidR="00E34C6B">
          <w:t>(</w:t>
        </w:r>
      </w:ins>
    </w:p>
    <w:p w14:paraId="0A7C35C7" w14:textId="3B061D66" w:rsidR="006A219A" w:rsidRDefault="00E34C6B" w:rsidP="00E34C6B">
      <w:pPr>
        <w:pStyle w:val="L-Source"/>
      </w:pPr>
      <w:ins w:id="643" w:author="Stephen Klosterman" w:date="2020-11-15T10:27:00Z">
        <w:r>
          <w:t xml:space="preserve">    [</w:t>
        </w:r>
        <w:proofErr w:type="spellStart"/>
        <w:r>
          <w:t>np.ones</w:t>
        </w:r>
        <w:proofErr w:type="spellEnd"/>
        <w:r>
          <w:t>((</w:t>
        </w:r>
        <w:proofErr w:type="spellStart"/>
        <w:r>
          <w:t>X_test.shape</w:t>
        </w:r>
        <w:proofErr w:type="spellEnd"/>
        <w:r>
          <w:t xml:space="preserve">[0],1)), </w:t>
        </w:r>
        <w:proofErr w:type="spellStart"/>
        <w:r>
          <w:t>X_test</w:t>
        </w:r>
        <w:proofErr w:type="spellEnd"/>
        <w:r>
          <w:t>])</w:t>
        </w:r>
      </w:ins>
      <w:commentRangeEnd w:id="638"/>
      <w:r w:rsidR="00961B68">
        <w:rPr>
          <w:rStyle w:val="CommentReference"/>
          <w:rFonts w:cs="Arial"/>
        </w:rPr>
        <w:commentReference w:id="638"/>
      </w:r>
      <w:commentRangeEnd w:id="639"/>
      <w:r w:rsidR="00DD4A92">
        <w:rPr>
          <w:rStyle w:val="CommentReference"/>
          <w:rFonts w:cs="Arial"/>
        </w:rPr>
        <w:commentReference w:id="639"/>
      </w:r>
      <w:commentRangeEnd w:id="640"/>
      <w:r w:rsidR="00F61644">
        <w:rPr>
          <w:rStyle w:val="CommentReference"/>
          <w:rFonts w:cs="Arial"/>
        </w:rPr>
        <w:commentReference w:id="640"/>
      </w:r>
      <w:del w:id="644" w:author="Stephen Klosterman" w:date="2020-11-15T10:27:00Z">
        <w:r w:rsidR="006A219A" w:rsidDel="00E34C6B">
          <w:delText>s_and_features = np.hstack([np.ones((X_test.shape[0],1)), X_test])</w:delText>
        </w:r>
      </w:del>
    </w:p>
    <w:p w14:paraId="5A27BDDA" w14:textId="77777777" w:rsidR="006A219A" w:rsidRDefault="006A219A" w:rsidP="006A219A">
      <w:pPr>
        <w:pStyle w:val="L-Regular"/>
      </w:pPr>
      <w:r>
        <w:t>Now we need the intercept and coefficients, which we reshape and concatenate from scikit-learn output:</w:t>
      </w:r>
    </w:p>
    <w:p w14:paraId="2A9E0A4C" w14:textId="0CD428AE" w:rsidR="00E34C6B" w:rsidRDefault="006A219A" w:rsidP="00E34C6B">
      <w:pPr>
        <w:pStyle w:val="L-Source"/>
        <w:rPr>
          <w:ins w:id="645" w:author="Stephen Klosterman" w:date="2020-11-15T10:27:00Z"/>
        </w:rPr>
      </w:pPr>
      <w:del w:id="646" w:author="Stephen Klosterman" w:date="2020-11-15T10:27:00Z">
        <w:r w:rsidDel="00E34C6B">
          <w:delText>int</w:delText>
        </w:r>
      </w:del>
      <w:commentRangeStart w:id="647"/>
      <w:proofErr w:type="spellStart"/>
      <w:ins w:id="648" w:author="Stephen Klosterman" w:date="2020-11-15T10:27:00Z">
        <w:r w:rsidR="00E34C6B">
          <w:t>intercept_and_coefs</w:t>
        </w:r>
        <w:proofErr w:type="spellEnd"/>
        <w:r w:rsidR="00E34C6B">
          <w:t xml:space="preserve"> = </w:t>
        </w:r>
        <w:proofErr w:type="spellStart"/>
        <w:r w:rsidR="00E34C6B">
          <w:t>np.concatenate</w:t>
        </w:r>
        <w:proofErr w:type="spellEnd"/>
        <w:r w:rsidR="00E34C6B">
          <w:t>(</w:t>
        </w:r>
      </w:ins>
    </w:p>
    <w:p w14:paraId="41AB34A1" w14:textId="4229652A" w:rsidR="006A219A" w:rsidRDefault="00E34C6B" w:rsidP="00E34C6B">
      <w:pPr>
        <w:pStyle w:val="L-Source"/>
      </w:pPr>
      <w:ins w:id="649" w:author="Stephen Klosterman" w:date="2020-11-15T10:27:00Z">
        <w:r>
          <w:t xml:space="preserve">    [</w:t>
        </w:r>
        <w:proofErr w:type="spellStart"/>
        <w:r>
          <w:t>lr_model.intercept_.reshape</w:t>
        </w:r>
        <w:proofErr w:type="spellEnd"/>
        <w:r>
          <w:t xml:space="preserve">(1,1), </w:t>
        </w:r>
        <w:proofErr w:type="spellStart"/>
        <w:r>
          <w:t>lr_model.coef</w:t>
        </w:r>
        <w:proofErr w:type="spellEnd"/>
        <w:r>
          <w:t>_], axis=1)</w:t>
        </w:r>
      </w:ins>
      <w:commentRangeEnd w:id="647"/>
      <w:r w:rsidR="00027AA4">
        <w:rPr>
          <w:rStyle w:val="CommentReference"/>
          <w:rFonts w:cs="Arial"/>
        </w:rPr>
        <w:commentReference w:id="647"/>
      </w:r>
      <w:del w:id="650" w:author="Stephen Klosterman" w:date="2020-11-15T10:27:00Z">
        <w:r w:rsidR="006A219A" w:rsidDel="00E34C6B">
          <w:delText>ercept_and_coefs = np.concatenate([lr_model.intercept_.reshape(1,1), lr_model.coef_], axis=1)</w:delText>
        </w:r>
      </w:del>
    </w:p>
    <w:p w14:paraId="600ED58F" w14:textId="77777777" w:rsidR="006A219A" w:rsidRDefault="006A219A" w:rsidP="006A219A">
      <w:pPr>
        <w:pStyle w:val="L-Regular"/>
      </w:pPr>
      <w:r>
        <w:t xml:space="preserve">To repeatedly multiply the intercept and coefficients by the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3CF7E20A" w:rsidR="00E34C6B" w:rsidRDefault="006A219A" w:rsidP="00E34C6B">
      <w:pPr>
        <w:pStyle w:val="L-Source"/>
        <w:rPr>
          <w:ins w:id="651" w:author="Stephen Klosterman" w:date="2020-11-15T10:28:00Z"/>
        </w:rPr>
      </w:pPr>
      <w:del w:id="652" w:author="Stephen Klosterman" w:date="2020-11-15T10:28:00Z">
        <w:r w:rsidDel="00E34C6B">
          <w:delText>X_</w:delText>
        </w:r>
      </w:del>
      <w:commentRangeStart w:id="653"/>
      <w:proofErr w:type="spellStart"/>
      <w:ins w:id="654" w:author="Stephen Klosterman" w:date="2020-11-15T10:28:00Z">
        <w:r w:rsidR="00E34C6B">
          <w:t>X_lin_comb</w:t>
        </w:r>
        <w:proofErr w:type="spellEnd"/>
        <w:r w:rsidR="00E34C6B">
          <w:t xml:space="preserve"> = np.dot(</w:t>
        </w:r>
        <w:proofErr w:type="spellStart"/>
        <w:r w:rsidR="00E34C6B">
          <w:t>intercept_and_coefs</w:t>
        </w:r>
        <w:proofErr w:type="spellEnd"/>
        <w:r w:rsidR="00E34C6B">
          <w:t>,</w:t>
        </w:r>
      </w:ins>
    </w:p>
    <w:p w14:paraId="3423BD52" w14:textId="18890816" w:rsidR="006A219A" w:rsidRDefault="00E34C6B" w:rsidP="00E34C6B">
      <w:pPr>
        <w:pStyle w:val="L-Source"/>
      </w:pPr>
      <w:ins w:id="655" w:author="Stephen Klosterman" w:date="2020-11-15T10:28:00Z">
        <w:r>
          <w:t xml:space="preserve">                    </w:t>
        </w:r>
        <w:proofErr w:type="spellStart"/>
        <w:r>
          <w:t>np.transpose</w:t>
        </w:r>
        <w:proofErr w:type="spellEnd"/>
        <w:r>
          <w:t>(</w:t>
        </w:r>
        <w:proofErr w:type="spellStart"/>
        <w:r>
          <w:t>ones_and_features</w:t>
        </w:r>
        <w:proofErr w:type="spellEnd"/>
        <w:r>
          <w:t>))</w:t>
        </w:r>
      </w:ins>
      <w:commentRangeEnd w:id="653"/>
      <w:r w:rsidR="00027AA4">
        <w:rPr>
          <w:rStyle w:val="CommentReference"/>
          <w:rFonts w:cs="Arial"/>
        </w:rPr>
        <w:commentReference w:id="653"/>
      </w:r>
      <w:del w:id="656" w:author="Stephen Klosterman" w:date="2020-11-15T10:28:00Z">
        <w:r w:rsidR="006A219A" w:rsidDel="00E34C6B">
          <w:delText>lin_comb = np.dot(intercept_and_coefs, np.transpose(ones_and_features))</w:delText>
        </w:r>
      </w:del>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657"/>
      <w:proofErr w:type="spellStart"/>
      <w:r>
        <w:t>y_pred_proba_manual</w:t>
      </w:r>
      <w:proofErr w:type="spellEnd"/>
      <w:r>
        <w:t xml:space="preserve"> = sigmoid(</w:t>
      </w:r>
      <w:proofErr w:type="spellStart"/>
      <w:r>
        <w:t>X_lin_comb</w:t>
      </w:r>
      <w:proofErr w:type="spellEnd"/>
      <w:r>
        <w:t>)</w:t>
      </w:r>
      <w:commentRangeEnd w:id="657"/>
      <w:r w:rsidR="00027AA4">
        <w:rPr>
          <w:rStyle w:val="CommentReference"/>
          <w:rFonts w:cs="Arial"/>
        </w:rPr>
        <w:commentReference w:id="657"/>
      </w:r>
    </w:p>
    <w:p w14:paraId="54E92F1A" w14:textId="77777777" w:rsidR="006A219A" w:rsidRDefault="006A219A" w:rsidP="006A219A">
      <w:pPr>
        <w:pStyle w:val="L-Numbers"/>
      </w:pPr>
      <w:r>
        <w:t xml:space="preserve">Using a threshold of </w:t>
      </w:r>
      <w:r>
        <w:rPr>
          <w:rStyle w:val="P-Code"/>
        </w:rPr>
        <w:t>0.5</w:t>
      </w:r>
      <w:r>
        <w:t>, manually calculate predicted classes. Compare this to the class predictions output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rPr>
          <w:ins w:id="658" w:author="Stephen Klosterman" w:date="2020-11-15T10:33:00Z"/>
        </w:rPr>
      </w:pPr>
      <w:commentRangeStart w:id="659"/>
      <w:proofErr w:type="spellStart"/>
      <w:r>
        <w:t>y_pred_manual</w:t>
      </w:r>
      <w:proofErr w:type="spellEnd"/>
      <w:r>
        <w:t xml:space="preserve"> = </w:t>
      </w:r>
      <w:proofErr w:type="spellStart"/>
      <w:r>
        <w:t>y_pred_proba_manual</w:t>
      </w:r>
      <w:proofErr w:type="spellEnd"/>
      <w:r>
        <w:t xml:space="preserve"> &gt;= 0.5</w:t>
      </w:r>
      <w:commentRangeEnd w:id="659"/>
      <w:r w:rsidR="00027AA4">
        <w:rPr>
          <w:rStyle w:val="CommentReference"/>
          <w:rFonts w:cs="Arial"/>
        </w:rPr>
        <w:commentReference w:id="659"/>
      </w:r>
    </w:p>
    <w:p w14:paraId="386F8DF7" w14:textId="59673D60" w:rsidR="00067945" w:rsidDel="00067945" w:rsidRDefault="00067945" w:rsidP="006A219A">
      <w:pPr>
        <w:pStyle w:val="L-Source"/>
        <w:rPr>
          <w:del w:id="660" w:author="Stephen Klosterman" w:date="2020-11-15T10:31:00Z"/>
        </w:rPr>
      </w:pPr>
    </w:p>
    <w:p w14:paraId="3A51C932" w14:textId="6514F0D9" w:rsidR="008F0CAC" w:rsidRDefault="006A219A" w:rsidP="008F0CAC">
      <w:pPr>
        <w:pStyle w:val="L-Regular"/>
        <w:rPr>
          <w:ins w:id="661" w:author="Stephen Klosterman" w:date="2020-11-15T10:31:00Z"/>
        </w:rP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ins w:id="662" w:author="Stephen Klosterman" w:date="2020-11-15T10:30:00Z">
        <w:r w:rsidR="00067945">
          <w:br/>
        </w:r>
      </w:ins>
    </w:p>
    <w:p w14:paraId="2F3CCC4E" w14:textId="77777777" w:rsidR="00067945" w:rsidRDefault="00067945" w:rsidP="00067945">
      <w:pPr>
        <w:pStyle w:val="L-Source"/>
        <w:rPr>
          <w:ins w:id="663" w:author="Stephen Klosterman" w:date="2020-11-15T10:33:00Z"/>
        </w:rPr>
      </w:pPr>
      <w:commentRangeStart w:id="664"/>
      <w:proofErr w:type="spellStart"/>
      <w:ins w:id="665" w:author="Stephen Klosterman" w:date="2020-11-15T10:33:00Z">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ins>
      <w:commentRangeEnd w:id="664"/>
      <w:r w:rsidR="00027AA4">
        <w:rPr>
          <w:rStyle w:val="CommentReference"/>
          <w:rFonts w:cs="Arial"/>
        </w:rPr>
        <w:commentReference w:id="664"/>
      </w:r>
    </w:p>
    <w:p w14:paraId="40C7C92C" w14:textId="1079A9A6" w:rsidR="00067945" w:rsidRDefault="00067945">
      <w:pPr>
        <w:pStyle w:val="L-Regular"/>
        <w:rPr>
          <w:ins w:id="666" w:author="Stephen Klosterman" w:date="2020-11-15T10:31:00Z"/>
        </w:rPr>
        <w:pPrChange w:id="667" w:author="Stephen Klosterman" w:date="2020-11-15T10:31:00Z">
          <w:pPr>
            <w:pStyle w:val="L-Source"/>
          </w:pPr>
        </w:pPrChange>
      </w:pPr>
      <w:ins w:id="668" w:author="Stephen Klosterman" w:date="2020-11-15T10:31:00Z">
        <w:r>
          <w:t xml:space="preserve">This should a return a logical </w:t>
        </w:r>
        <w:r w:rsidRPr="00067945">
          <w:rPr>
            <w:rStyle w:val="P-Code"/>
            <w:rPrChange w:id="669" w:author="Stephen Klosterman" w:date="2020-11-15T10:32:00Z">
              <w:rPr/>
            </w:rPrChange>
          </w:rPr>
          <w:t>T</w:t>
        </w:r>
      </w:ins>
      <w:ins w:id="670" w:author="Stephen Klosterman" w:date="2020-11-15T10:32:00Z">
        <w:r w:rsidRPr="00067945">
          <w:rPr>
            <w:rStyle w:val="P-Code"/>
            <w:rPrChange w:id="671" w:author="Stephen Klosterman" w:date="2020-11-15T10:32:00Z">
              <w:rPr/>
            </w:rPrChange>
          </w:rPr>
          <w:t>rue</w:t>
        </w:r>
        <w:r>
          <w:t xml:space="preserve"> if the arrays are equal.</w:t>
        </w:r>
      </w:ins>
    </w:p>
    <w:p w14:paraId="6F68ABF7" w14:textId="128EABCF" w:rsidR="00067945" w:rsidDel="00067945" w:rsidRDefault="00067945" w:rsidP="008F0CAC">
      <w:pPr>
        <w:pStyle w:val="L-Regular"/>
        <w:rPr>
          <w:del w:id="672" w:author="Stephen Klosterman" w:date="2020-11-15T10:31:00Z"/>
        </w:rPr>
      </w:pPr>
    </w:p>
    <w:p w14:paraId="189E46BA" w14:textId="7CDE07CB" w:rsidR="008F0CAC" w:rsidDel="00067945" w:rsidRDefault="008F0CAC" w:rsidP="006A219A">
      <w:pPr>
        <w:pStyle w:val="L-Regular"/>
        <w:rPr>
          <w:del w:id="673" w:author="Stephen Klosterman" w:date="2020-11-15T10:30:00Z"/>
        </w:rPr>
      </w:pPr>
    </w:p>
    <w:p w14:paraId="6AB2CB70" w14:textId="6CDDE3B0" w:rsidR="008F0CAC" w:rsidDel="00067945" w:rsidRDefault="008F0CAC" w:rsidP="006A219A">
      <w:pPr>
        <w:pStyle w:val="L-Regular"/>
        <w:rPr>
          <w:del w:id="674" w:author="Stephen Klosterman" w:date="2020-11-15T10:30:00Z"/>
        </w:rPr>
      </w:pPr>
    </w:p>
    <w:p w14:paraId="18D1EB75" w14:textId="1774DB57" w:rsidR="008F0CAC" w:rsidDel="00067945" w:rsidRDefault="008F0CAC" w:rsidP="006A219A">
      <w:pPr>
        <w:pStyle w:val="L-Regular"/>
        <w:rPr>
          <w:del w:id="675" w:author="Stephen Klosterman" w:date="2020-11-15T10:30:00Z"/>
        </w:rPr>
      </w:pPr>
      <w:del w:id="676" w:author="Stephen Klosterman" w:date="2020-11-15T10:29:00Z">
        <w:r w:rsidDel="00067945">
          <w:rPr>
            <w:noProof/>
          </w:rPr>
          <w:drawing>
            <wp:inline distT="0" distB="0" distL="0" distR="0" wp14:anchorId="4EC78B17" wp14:editId="30F33251">
              <wp:extent cx="4741318" cy="430682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41318" cy="4306824"/>
                      </a:xfrm>
                      <a:prstGeom prst="rect">
                        <a:avLst/>
                      </a:prstGeom>
                      <a:noFill/>
                      <a:ln>
                        <a:noFill/>
                      </a:ln>
                    </pic:spPr>
                  </pic:pic>
                </a:graphicData>
              </a:graphic>
            </wp:inline>
          </w:drawing>
        </w:r>
      </w:del>
    </w:p>
    <w:p w14:paraId="7F263F17" w14:textId="5AAD15E3" w:rsidR="006A219A" w:rsidDel="00067945" w:rsidRDefault="006A219A" w:rsidP="006A219A">
      <w:pPr>
        <w:pStyle w:val="IMG-Caption"/>
        <w:rPr>
          <w:del w:id="677" w:author="Stephen Klosterman" w:date="2020-11-15T10:30:00Z"/>
        </w:rPr>
      </w:pPr>
      <w:del w:id="678" w:author="Stephen Klosterman" w:date="2020-11-15T10:30:00Z">
        <w:r w:rsidDel="00067945">
          <w:delText>Figure 6.52: Equality of NumPy arrays</w:delText>
        </w:r>
      </w:del>
    </w:p>
    <w:p w14:paraId="794F4106" w14:textId="77777777"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79"/>
      <w:r>
        <w:t xml:space="preserve">from </w:t>
      </w:r>
      <w:proofErr w:type="spellStart"/>
      <w:r>
        <w:t>sklearn.metrics</w:t>
      </w:r>
      <w:proofErr w:type="spellEnd"/>
      <w:r>
        <w:t xml:space="preserve"> import </w:t>
      </w:r>
      <w:proofErr w:type="spellStart"/>
      <w:r>
        <w:t>roc_auc_score</w:t>
      </w:r>
      <w:commentRangeEnd w:id="679"/>
      <w:proofErr w:type="spellEnd"/>
      <w:r w:rsidR="00027AA4">
        <w:rPr>
          <w:rStyle w:val="CommentReference"/>
          <w:rFonts w:cs="Arial"/>
        </w:rPr>
        <w:commentReference w:id="679"/>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80"/>
      <w:r>
        <w:rPr>
          <w:noProof/>
        </w:rPr>
        <w:lastRenderedPageBreak/>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80"/>
      <w:r w:rsidR="00027AA4">
        <w:rPr>
          <w:rStyle w:val="CommentReference"/>
        </w:rPr>
        <w:commentReference w:id="680"/>
      </w:r>
    </w:p>
    <w:p w14:paraId="5F95237D" w14:textId="77777777" w:rsidR="006A219A" w:rsidRDefault="006A219A" w:rsidP="006A219A">
      <w:pPr>
        <w:pStyle w:val="IMG-Caption"/>
      </w:pPr>
      <w:r>
        <w:t>Figure 6.53: Calculating the ROC AUC's from predicted probabilities</w:t>
      </w:r>
    </w:p>
    <w:p w14:paraId="777F535D" w14:textId="77777777" w:rsidR="006A219A" w:rsidRDefault="006A219A" w:rsidP="006A219A">
      <w:pPr>
        <w:pStyle w:val="P-Regular"/>
      </w:pPr>
      <w:r>
        <w:t>The AUCs are, in fact, the same. What have we done here? We've confirmed that all we really need from this fitted scikit-learn model, are three numbers: the intercept and the two coefficients. Once we have these, we could create model predictions using a few lines of code, with mathematical functions, that are equivalent to the predictions directly made from scikit-learn.</w:t>
      </w:r>
    </w:p>
    <w:p w14:paraId="6AAE18A2" w14:textId="77777777"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33F3F6D0" w14:textId="7918548E" w:rsidR="006A219A" w:rsidDel="00153364" w:rsidRDefault="006A219A" w:rsidP="006A219A">
      <w:pPr>
        <w:pStyle w:val="P-Regular"/>
        <w:rPr>
          <w:del w:id="681" w:author="Ashish Mahesh Jain" w:date="2020-11-24T19:40:00Z"/>
        </w:rP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Activity, the ROC AUC was a bit less at 0.62, instead of 0.63 here. In the next chapter, we'll learn advanced techniques with logistic regression that we can use to</w:t>
      </w:r>
      <w:ins w:id="682" w:author="Stephen Klosterman" w:date="2021-01-10T21:03:00Z">
        <w:r w:rsidR="0021435E">
          <w:t xml:space="preserve"> further</w:t>
        </w:r>
      </w:ins>
      <w:r>
        <w:t xml:space="preserve"> </w:t>
      </w:r>
      <w:del w:id="683" w:author="Stephen Klosterman" w:date="2021-01-10T21:04:00Z">
        <w:r w:rsidDel="00BE5DBA">
          <w:delText xml:space="preserve">boost </w:delText>
        </w:r>
      </w:del>
      <w:ins w:id="684" w:author="Stephen Klosterman" w:date="2021-01-10T21:04:00Z">
        <w:r w:rsidR="00BE5DBA">
          <w:t xml:space="preserve">improve </w:t>
        </w:r>
      </w:ins>
      <w:r>
        <w:t>performanc</w:t>
      </w:r>
      <w:ins w:id="685" w:author="Stephen Klosterman" w:date="2021-01-10T21:03:00Z">
        <w:r w:rsidR="0021435E">
          <w:t>e.</w:t>
        </w:r>
      </w:ins>
      <w:del w:id="686" w:author="Stephen Klosterman" w:date="2021-01-10T21:03:00Z">
        <w:r w:rsidDel="0021435E">
          <w:delText>e higher than this</w:delText>
        </w:r>
      </w:del>
      <w:del w:id="687" w:author="Ashish Mahesh Jain" w:date="2020-11-24T19:42:00Z">
        <w:r w:rsidDel="00153364">
          <w:delText>.</w:delText>
        </w:r>
      </w:del>
    </w:p>
    <w:p w14:paraId="4F1CF9C3" w14:textId="77777777" w:rsidR="006A219A" w:rsidDel="00153364" w:rsidRDefault="006A219A" w:rsidP="006A219A">
      <w:pPr>
        <w:pStyle w:val="P-Regular"/>
        <w:rPr>
          <w:del w:id="688" w:author="Ashish Mahesh Jain" w:date="2020-11-24T19:40:00Z"/>
        </w:rPr>
      </w:pPr>
    </w:p>
    <w:p w14:paraId="6305CE75" w14:textId="42EB61BC" w:rsidR="765D8220" w:rsidRPr="00793EDA" w:rsidRDefault="765D8220">
      <w:pPr>
        <w:ind w:left="0"/>
        <w:pPrChange w:id="689" w:author="Ashish Mahesh Jain" w:date="2020-11-24T19:42:00Z">
          <w:pPr/>
        </w:pPrChange>
      </w:pPr>
    </w:p>
    <w:sectPr w:rsidR="765D8220" w:rsidRPr="00793EDA">
      <w:headerReference w:type="even" r:id="rId73"/>
      <w:headerReference w:type="default" r:id="rId74"/>
      <w:footerReference w:type="even" r:id="rId75"/>
      <w:footerReference w:type="default" r:id="rId76"/>
      <w:headerReference w:type="first" r:id="rId77"/>
      <w:footerReference w:type="first" r:id="rId78"/>
      <w:pgSz w:w="11906" w:h="16838"/>
      <w:pgMar w:top="1440" w:right="1167" w:bottom="1440" w:left="1167"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 w:author="Mahesh Dhyani" w:date="2020-12-07T12:44:00Z" w:initials="MD">
    <w:p w14:paraId="7D22A26B" w14:textId="274E2B56" w:rsidR="00411E48" w:rsidRDefault="00411E48">
      <w:pPr>
        <w:pStyle w:val="CommentText"/>
      </w:pPr>
      <w:r>
        <w:rPr>
          <w:rStyle w:val="CommentReference"/>
        </w:rPr>
        <w:annotationRef/>
      </w:r>
      <w:r>
        <w:t>@Steve:Similar to other chapters, here too we would need an overview section.</w:t>
      </w:r>
    </w:p>
  </w:comment>
  <w:comment w:id="39" w:author="Ashish Mahesh Jain" w:date="2020-11-23T11:20:00Z" w:initials="AMJ">
    <w:p w14:paraId="0C87BD1D" w14:textId="3FFA288D" w:rsidR="00411E48" w:rsidRDefault="00411E48" w:rsidP="007C6387">
      <w:pPr>
        <w:pStyle w:val="CommentText"/>
        <w:ind w:left="0"/>
      </w:pPr>
      <w:r>
        <w:rPr>
          <w:rStyle w:val="CommentReference"/>
        </w:rPr>
        <w:annotationRef/>
      </w:r>
      <w:r>
        <w:t>Tested &amp; Verified</w:t>
      </w:r>
    </w:p>
  </w:comment>
  <w:comment w:id="43" w:author="Ashish Mahesh Jain" w:date="2020-11-23T11:22:00Z" w:initials="AMJ">
    <w:p w14:paraId="7AF27E43" w14:textId="4B37DA96" w:rsidR="00411E48" w:rsidRDefault="00411E48" w:rsidP="007C6387">
      <w:pPr>
        <w:pStyle w:val="CommentText"/>
        <w:ind w:left="0"/>
      </w:pPr>
      <w:r>
        <w:rPr>
          <w:rStyle w:val="CommentReference"/>
        </w:rPr>
        <w:annotationRef/>
      </w:r>
      <w:r>
        <w:t>Tested &amp; Verified</w:t>
      </w:r>
    </w:p>
  </w:comment>
  <w:comment w:id="46" w:author="Ashish Mahesh Jain" w:date="2020-11-23T11:22:00Z" w:initials="AMJ">
    <w:p w14:paraId="38C994F1" w14:textId="64DE3995" w:rsidR="00411E48" w:rsidRDefault="00411E48" w:rsidP="007C6387">
      <w:pPr>
        <w:pStyle w:val="CommentText"/>
        <w:ind w:left="0"/>
      </w:pPr>
      <w:r>
        <w:rPr>
          <w:rStyle w:val="CommentReference"/>
        </w:rPr>
        <w:annotationRef/>
      </w:r>
      <w:r>
        <w:t>Tested &amp; Verified</w:t>
      </w:r>
    </w:p>
  </w:comment>
  <w:comment w:id="64" w:author="Ashish Mahesh Jain" w:date="2020-11-23T11:23:00Z" w:initials="AMJ">
    <w:p w14:paraId="3C53E990" w14:textId="0BF23EF5" w:rsidR="00411E48" w:rsidRDefault="00411E48" w:rsidP="007C6387">
      <w:pPr>
        <w:pStyle w:val="CommentText"/>
        <w:ind w:left="0"/>
      </w:pPr>
      <w:r>
        <w:rPr>
          <w:rStyle w:val="CommentReference"/>
        </w:rPr>
        <w:annotationRef/>
      </w:r>
      <w:r>
        <w:t>Tested &amp; Verified</w:t>
      </w:r>
    </w:p>
  </w:comment>
  <w:comment w:id="66" w:author="Ashish Mahesh Jain" w:date="2020-11-23T11:23:00Z" w:initials="AMJ">
    <w:p w14:paraId="69CF1CB6" w14:textId="11DE83E3" w:rsidR="00411E48" w:rsidRDefault="00411E48" w:rsidP="007C6387">
      <w:pPr>
        <w:pStyle w:val="CommentText"/>
        <w:ind w:left="0"/>
      </w:pPr>
      <w:r>
        <w:rPr>
          <w:rStyle w:val="CommentReference"/>
        </w:rPr>
        <w:annotationRef/>
      </w:r>
      <w:r>
        <w:rPr>
          <w:rStyle w:val="CommentReference"/>
        </w:rPr>
        <w:annotationRef/>
      </w:r>
      <w:r>
        <w:t>Tested &amp; Verified</w:t>
      </w:r>
    </w:p>
  </w:comment>
  <w:comment w:id="68" w:author="Ashish Mahesh Jain" w:date="2020-11-23T11:24:00Z" w:initials="AMJ">
    <w:p w14:paraId="20765324" w14:textId="1C7FB4FD" w:rsidR="00411E48" w:rsidRDefault="00411E48" w:rsidP="007C6387">
      <w:pPr>
        <w:pStyle w:val="CommentText"/>
        <w:ind w:left="0"/>
      </w:pPr>
      <w:r>
        <w:rPr>
          <w:rStyle w:val="CommentReference"/>
        </w:rPr>
        <w:annotationRef/>
      </w:r>
      <w:r>
        <w:rPr>
          <w:rStyle w:val="CommentReference"/>
        </w:rPr>
        <w:annotationRef/>
      </w:r>
      <w:r>
        <w:t>Tested &amp; Verified</w:t>
      </w:r>
    </w:p>
  </w:comment>
  <w:comment w:id="76" w:author="Ashish Mahesh Jain" w:date="2020-11-23T11:24:00Z" w:initials="AMJ">
    <w:p w14:paraId="6A4F12C4" w14:textId="5C095300" w:rsidR="00411E48" w:rsidRDefault="00411E48" w:rsidP="007C6387">
      <w:pPr>
        <w:pStyle w:val="CommentText"/>
        <w:ind w:left="0"/>
      </w:pPr>
      <w:r>
        <w:rPr>
          <w:rStyle w:val="CommentReference"/>
        </w:rPr>
        <w:annotationRef/>
      </w:r>
      <w:r>
        <w:rPr>
          <w:rStyle w:val="CommentReference"/>
        </w:rPr>
        <w:annotationRef/>
      </w:r>
      <w:r>
        <w:t>Tested &amp; Verified</w:t>
      </w:r>
    </w:p>
  </w:comment>
  <w:comment w:id="114" w:author="Ashish Mahesh Jain" w:date="2020-11-24T19:37:00Z" w:initials="AMJ">
    <w:p w14:paraId="147DE10A" w14:textId="711CF85F" w:rsidR="00411E48" w:rsidRDefault="00411E48" w:rsidP="00620700">
      <w:pPr>
        <w:pStyle w:val="CommentText"/>
        <w:ind w:left="0"/>
      </w:pPr>
      <w:r>
        <w:rPr>
          <w:rStyle w:val="CommentReference"/>
        </w:rPr>
        <w:annotationRef/>
      </w:r>
      <w:r>
        <w:t>Code is missing, it is present on GitHub</w:t>
      </w:r>
    </w:p>
  </w:comment>
  <w:comment w:id="115" w:author="Stephen Klosterman" w:date="2021-01-06T21:22:00Z" w:initials="SK">
    <w:p w14:paraId="0E8B338C" w14:textId="2E0C3608" w:rsidR="00411E48" w:rsidRDefault="00411E48">
      <w:pPr>
        <w:pStyle w:val="CommentText"/>
      </w:pPr>
      <w:r>
        <w:rPr>
          <w:rStyle w:val="CommentReference"/>
        </w:rPr>
        <w:annotationRef/>
      </w:r>
      <w:r>
        <w:t>Code is not intended for inclusion in the book, only the graphic</w:t>
      </w:r>
    </w:p>
  </w:comment>
  <w:comment w:id="116" w:author="Ashish Mahesh Jain" w:date="2021-01-20T08:58:00Z" w:initials="AMJ">
    <w:p w14:paraId="2FF903D3" w14:textId="65E21104" w:rsidR="00411E48" w:rsidRDefault="00411E48" w:rsidP="00411E48">
      <w:pPr>
        <w:pStyle w:val="CommentText"/>
        <w:ind w:left="0"/>
      </w:pPr>
      <w:r>
        <w:rPr>
          <w:rStyle w:val="CommentReference"/>
        </w:rPr>
        <w:annotationRef/>
      </w:r>
      <w:r>
        <w:t xml:space="preserve">         All Right.</w:t>
      </w:r>
    </w:p>
  </w:comment>
  <w:comment w:id="124" w:author="Mahesh Dhyani" w:date="2020-12-18T10:16:00Z" w:initials="MD">
    <w:p w14:paraId="064E72EF" w14:textId="63360F05" w:rsidR="00411E48" w:rsidRDefault="00411E48">
      <w:pPr>
        <w:pStyle w:val="CommentText"/>
      </w:pPr>
      <w:r>
        <w:rPr>
          <w:rStyle w:val="CommentReference"/>
        </w:rPr>
        <w:annotationRef/>
      </w:r>
      <w:proofErr w:type="gramStart"/>
      <w:r>
        <w:t>I'll</w:t>
      </w:r>
      <w:proofErr w:type="gramEnd"/>
      <w:r>
        <w:t xml:space="preserve"> add the link once the files are copyedited.</w:t>
      </w:r>
    </w:p>
  </w:comment>
  <w:comment w:id="125" w:author="Ashish Mahesh Jain" w:date="2020-11-24T13:17:00Z" w:initials="AMJ">
    <w:p w14:paraId="54F618EE" w14:textId="41D70E14" w:rsidR="00411E48" w:rsidRDefault="00411E48" w:rsidP="002E47EC">
      <w:pPr>
        <w:pStyle w:val="CommentText"/>
        <w:ind w:left="0"/>
      </w:pPr>
      <w:r>
        <w:rPr>
          <w:rStyle w:val="CommentReference"/>
        </w:rPr>
        <w:annotationRef/>
      </w:r>
      <w:r>
        <w:t>Tested &amp; Verified</w:t>
      </w:r>
    </w:p>
  </w:comment>
  <w:comment w:id="127" w:author="Ashish Mahesh Jain" w:date="2020-11-24T13:19:00Z" w:initials="AMJ">
    <w:p w14:paraId="10AD30DB" w14:textId="08ABD3C3" w:rsidR="00411E48" w:rsidRDefault="00411E48" w:rsidP="002E47EC">
      <w:pPr>
        <w:pStyle w:val="CommentText"/>
        <w:ind w:left="0"/>
      </w:pPr>
      <w:r>
        <w:rPr>
          <w:rStyle w:val="CommentReference"/>
        </w:rPr>
        <w:annotationRef/>
      </w:r>
      <w:r>
        <w:t>Tested &amp; Verified</w:t>
      </w:r>
    </w:p>
  </w:comment>
  <w:comment w:id="128" w:author="Ashish Mahesh Jain" w:date="2020-11-24T13:19:00Z" w:initials="AMJ">
    <w:p w14:paraId="448CC4F8" w14:textId="31EA9D9C" w:rsidR="00411E48" w:rsidRDefault="00411E48" w:rsidP="002E47EC">
      <w:pPr>
        <w:pStyle w:val="CommentText"/>
        <w:ind w:left="0"/>
      </w:pPr>
      <w:r>
        <w:rPr>
          <w:rStyle w:val="CommentReference"/>
        </w:rPr>
        <w:annotationRef/>
      </w:r>
      <w:r>
        <w:t>Tested &amp; Verified</w:t>
      </w:r>
    </w:p>
  </w:comment>
  <w:comment w:id="139" w:author="Ashish Mahesh Jain" w:date="2020-11-24T13:43:00Z" w:initials="AMJ">
    <w:p w14:paraId="7FB29A10" w14:textId="5F3E2369" w:rsidR="00411E48" w:rsidRDefault="00411E48" w:rsidP="005760B8">
      <w:pPr>
        <w:pStyle w:val="CommentText"/>
        <w:ind w:left="0"/>
      </w:pPr>
      <w:r>
        <w:rPr>
          <w:rStyle w:val="CommentReference"/>
        </w:rPr>
        <w:annotationRef/>
      </w:r>
      <w:r>
        <w:rPr>
          <w:rStyle w:val="CommentReference"/>
        </w:rPr>
        <w:t>Tested &amp; Verified</w:t>
      </w:r>
    </w:p>
  </w:comment>
  <w:comment w:id="140" w:author="Ashish Mahesh Jain" w:date="2020-11-24T13:44:00Z" w:initials="AMJ">
    <w:p w14:paraId="0A5C5D65" w14:textId="18A74A35" w:rsidR="00411E48" w:rsidRDefault="00411E48" w:rsidP="005760B8">
      <w:pPr>
        <w:pStyle w:val="CommentText"/>
        <w:ind w:left="0"/>
      </w:pPr>
      <w:r>
        <w:rPr>
          <w:rStyle w:val="CommentReference"/>
        </w:rPr>
        <w:annotationRef/>
      </w:r>
      <w:r>
        <w:rPr>
          <w:rStyle w:val="CommentReference"/>
        </w:rPr>
        <w:annotationRef/>
      </w:r>
      <w:r>
        <w:rPr>
          <w:rStyle w:val="CommentReference"/>
        </w:rPr>
        <w:t>Tested &amp; Verified</w:t>
      </w:r>
    </w:p>
  </w:comment>
  <w:comment w:id="141" w:author="Ashish Mahesh Jain" w:date="2020-11-24T13:44:00Z" w:initials="AMJ">
    <w:p w14:paraId="64D69A82" w14:textId="566BA3C8" w:rsidR="00411E48" w:rsidRDefault="00411E48" w:rsidP="005760B8">
      <w:pPr>
        <w:pStyle w:val="CommentText"/>
        <w:ind w:left="0"/>
      </w:pPr>
      <w:r>
        <w:rPr>
          <w:rStyle w:val="CommentReference"/>
        </w:rPr>
        <w:annotationRef/>
      </w:r>
      <w:r>
        <w:rPr>
          <w:rStyle w:val="CommentReference"/>
        </w:rPr>
        <w:annotationRef/>
      </w:r>
      <w:r>
        <w:rPr>
          <w:rStyle w:val="CommentReference"/>
        </w:rPr>
        <w:t>Tested &amp; Verified</w:t>
      </w:r>
    </w:p>
  </w:comment>
  <w:comment w:id="143" w:author="Ashish Mahesh Jain" w:date="2020-11-24T13:45:00Z" w:initials="AMJ">
    <w:p w14:paraId="42CB4949" w14:textId="76CC286F" w:rsidR="00411E48" w:rsidRDefault="00411E4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45" w:author="Ashish Mahesh Jain" w:date="2020-11-24T13:45:00Z" w:initials="AMJ">
    <w:p w14:paraId="11381061" w14:textId="01FE5C8B" w:rsidR="00411E48" w:rsidRDefault="00411E4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47" w:author="Ashish Mahesh Jain" w:date="2020-11-24T13:45:00Z" w:initials="AMJ">
    <w:p w14:paraId="1630F061" w14:textId="445D46B4" w:rsidR="00411E48" w:rsidRDefault="00411E48" w:rsidP="005760B8">
      <w:pPr>
        <w:pStyle w:val="CommentText"/>
        <w:ind w:left="0"/>
      </w:pPr>
      <w:r>
        <w:rPr>
          <w:rStyle w:val="CommentReference"/>
        </w:rPr>
        <w:annotationRef/>
      </w:r>
      <w:r>
        <w:rPr>
          <w:rStyle w:val="CommentReference"/>
        </w:rPr>
        <w:annotationRef/>
      </w:r>
      <w:r>
        <w:rPr>
          <w:rStyle w:val="CommentReference"/>
        </w:rPr>
        <w:annotationRef/>
      </w:r>
      <w:r>
        <w:rPr>
          <w:rStyle w:val="CommentReference"/>
        </w:rPr>
        <w:t>Tested &amp; Verified</w:t>
      </w:r>
    </w:p>
  </w:comment>
  <w:comment w:id="168" w:author="Ashish Mahesh Jain" w:date="2020-11-24T14:03:00Z" w:initials="AMJ">
    <w:p w14:paraId="049F2627" w14:textId="7962C022"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71" w:author="Ashish Mahesh Jain" w:date="2020-11-24T14:03:00Z" w:initials="AMJ">
    <w:p w14:paraId="5C71D076" w14:textId="4798B0FB"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3" w:author="Ashish Mahesh Jain" w:date="2020-11-24T14:03:00Z" w:initials="AMJ">
    <w:p w14:paraId="47CA55F0" w14:textId="38860477"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4" w:author="Ashish Mahesh Jain" w:date="2020-11-24T14:03:00Z" w:initials="AMJ">
    <w:p w14:paraId="086626E5" w14:textId="011E1637"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7" w:author="Ashish Mahesh Jain" w:date="2020-11-24T14:04:00Z" w:initials="AMJ">
    <w:p w14:paraId="7A46F8E5" w14:textId="393B93E0"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8" w:author="Ashish Mahesh Jain" w:date="2020-11-24T14:04:00Z" w:initials="AMJ">
    <w:p w14:paraId="2193C752" w14:textId="241CFCEA"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89" w:author="Ashish Mahesh Jain" w:date="2020-11-24T14:04:00Z" w:initials="AMJ">
    <w:p w14:paraId="071F5236" w14:textId="103A417F"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198" w:author="Ashish Mahesh Jain" w:date="2020-11-24T14:04:00Z" w:initials="AMJ">
    <w:p w14:paraId="25EF6A86" w14:textId="2FABE324"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13" w:author="Ashish Mahesh Jain" w:date="2020-11-24T14:05:00Z" w:initials="AMJ">
    <w:p w14:paraId="7035A0DC" w14:textId="3AF963C2"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17" w:author="Ashish Mahesh Jain" w:date="2020-11-24T14:05:00Z" w:initials="AMJ">
    <w:p w14:paraId="0C74D30F" w14:textId="5F80EBC1" w:rsidR="00411E48" w:rsidRDefault="00411E48" w:rsidP="0026324C">
      <w:pPr>
        <w:pStyle w:val="CommentText"/>
        <w:ind w:left="0"/>
      </w:pPr>
      <w:r>
        <w:rPr>
          <w:rStyle w:val="CommentReference"/>
        </w:rPr>
        <w:annotationRef/>
      </w:r>
      <w:r>
        <w:rPr>
          <w:rStyle w:val="CommentReference"/>
        </w:rPr>
        <w:annotationRef/>
      </w:r>
      <w:r>
        <w:rPr>
          <w:rStyle w:val="CommentReference"/>
        </w:rPr>
        <w:annotationRef/>
      </w:r>
      <w:r>
        <w:rPr>
          <w:rStyle w:val="CommentReference"/>
        </w:rPr>
        <w:annotationRef/>
      </w:r>
      <w:r>
        <w:rPr>
          <w:rStyle w:val="CommentReference"/>
        </w:rPr>
        <w:t>Tested &amp; Verified</w:t>
      </w:r>
    </w:p>
  </w:comment>
  <w:comment w:id="286" w:author="Ashish Mahesh Jain" w:date="2020-11-24T16:33:00Z" w:initials="AMJ">
    <w:p w14:paraId="187226E4" w14:textId="3C85B4B9" w:rsidR="00411E48" w:rsidRDefault="00411E48" w:rsidP="000C3540">
      <w:pPr>
        <w:pStyle w:val="CommentText"/>
        <w:ind w:left="0"/>
      </w:pPr>
      <w:r>
        <w:rPr>
          <w:rStyle w:val="CommentReference"/>
        </w:rPr>
        <w:annotationRef/>
      </w:r>
      <w:r>
        <w:rPr>
          <w:rStyle w:val="CommentReference"/>
        </w:rPr>
        <w:t>Tested &amp; Verified</w:t>
      </w:r>
    </w:p>
  </w:comment>
  <w:comment w:id="287" w:author="Ashish Mahesh Jain" w:date="2020-11-24T16:33:00Z" w:initials="AMJ">
    <w:p w14:paraId="0290FAA9" w14:textId="5D8EA024"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289" w:author="Ashish Mahesh Jain" w:date="2020-11-24T16:33:00Z" w:initials="AMJ">
    <w:p w14:paraId="43A26B6E" w14:textId="59E0D82D"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292" w:author="Ashish Mahesh Jain" w:date="2020-11-24T16:34:00Z" w:initials="AMJ">
    <w:p w14:paraId="21D20DF1" w14:textId="187D98D1"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299" w:author="Ashish Mahesh Jain" w:date="2020-11-24T16:34:00Z" w:initials="AMJ">
    <w:p w14:paraId="255C5A40" w14:textId="3D9AC5ED"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07" w:author="Ashish Mahesh Jain" w:date="2020-11-24T16:34:00Z" w:initials="AMJ">
    <w:p w14:paraId="75A7F035" w14:textId="7485A7F2"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09" w:author="Ashish Mahesh Jain" w:date="2020-11-24T16:34:00Z" w:initials="AMJ">
    <w:p w14:paraId="4688EA8C" w14:textId="0359E717"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18" w:author="Ashish Mahesh Jain" w:date="2020-11-24T16:34:00Z" w:initials="AMJ">
    <w:p w14:paraId="2B03193A" w14:textId="5D18F8EB"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21" w:author="Ashish Mahesh Jain" w:date="2020-11-24T16:35:00Z" w:initials="AMJ">
    <w:p w14:paraId="22123BB8" w14:textId="76AC79EC"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22" w:author="Ashish Mahesh Jain" w:date="2020-11-24T16:35:00Z" w:initials="AMJ">
    <w:p w14:paraId="51CE51E3" w14:textId="69A51DBF"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23" w:author="Ashish Mahesh Jain" w:date="2020-11-24T16:35:00Z" w:initials="AMJ">
    <w:p w14:paraId="7E730BD0" w14:textId="2356F937"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26" w:author="Ashish Mahesh Jain" w:date="2020-11-24T16:36:00Z" w:initials="AMJ">
    <w:p w14:paraId="5AA370DF" w14:textId="7868F781"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28" w:author="Ashish Mahesh Jain" w:date="2020-11-24T16:36:00Z" w:initials="AMJ">
    <w:p w14:paraId="6DEC0F77" w14:textId="37B042B8" w:rsidR="00411E48" w:rsidRDefault="00411E48" w:rsidP="000C3540">
      <w:pPr>
        <w:pStyle w:val="CommentText"/>
        <w:ind w:left="0"/>
      </w:pPr>
      <w:r>
        <w:rPr>
          <w:rStyle w:val="CommentReference"/>
        </w:rPr>
        <w:annotationRef/>
      </w:r>
      <w:r>
        <w:rPr>
          <w:rStyle w:val="CommentReference"/>
        </w:rPr>
        <w:annotationRef/>
      </w:r>
      <w:r>
        <w:rPr>
          <w:rStyle w:val="CommentReference"/>
        </w:rPr>
        <w:t>Tested &amp; Verified</w:t>
      </w:r>
    </w:p>
  </w:comment>
  <w:comment w:id="380" w:author="Ashish Mahesh Jain" w:date="2020-11-24T17:10:00Z" w:initials="AMJ">
    <w:p w14:paraId="19CAEFD0" w14:textId="00CD4DE2" w:rsidR="00411E48" w:rsidRDefault="00411E48" w:rsidP="001C2982">
      <w:pPr>
        <w:pStyle w:val="CommentText"/>
        <w:ind w:left="0"/>
      </w:pPr>
      <w:r>
        <w:rPr>
          <w:rStyle w:val="CommentReference"/>
        </w:rPr>
        <w:annotationRef/>
      </w:r>
      <w:r>
        <w:t>Tested &amp; Verified</w:t>
      </w:r>
    </w:p>
  </w:comment>
  <w:comment w:id="381" w:author="Ashish Mahesh Jain" w:date="2020-11-24T17:11:00Z" w:initials="AMJ">
    <w:p w14:paraId="5F318C86" w14:textId="6B595965" w:rsidR="00411E48" w:rsidRDefault="00411E48" w:rsidP="001C2982">
      <w:pPr>
        <w:pStyle w:val="CommentText"/>
        <w:ind w:left="0"/>
      </w:pPr>
      <w:r>
        <w:rPr>
          <w:rStyle w:val="CommentReference"/>
        </w:rPr>
        <w:annotationRef/>
      </w:r>
      <w:r>
        <w:rPr>
          <w:rStyle w:val="CommentReference"/>
        </w:rPr>
        <w:t>Tested &amp; Verified</w:t>
      </w:r>
    </w:p>
  </w:comment>
  <w:comment w:id="382" w:author="Ashish Mahesh Jain" w:date="2020-11-24T17:12:00Z" w:initials="AMJ">
    <w:p w14:paraId="5DC7678F" w14:textId="25E423D5" w:rsidR="00411E48" w:rsidRDefault="00411E48" w:rsidP="001C2982">
      <w:pPr>
        <w:pStyle w:val="L-Source"/>
        <w:ind w:left="0"/>
      </w:pPr>
      <w:r>
        <w:rPr>
          <w:rStyle w:val="CommentReference"/>
        </w:rPr>
        <w:t>Tested &amp; Verified</w:t>
      </w:r>
    </w:p>
  </w:comment>
  <w:comment w:id="384" w:author="Ashish Mahesh Jain" w:date="2020-11-24T17:12:00Z" w:initials="AMJ">
    <w:p w14:paraId="676B4618" w14:textId="01F829F5" w:rsidR="00411E48" w:rsidRDefault="00411E48" w:rsidP="001C2982">
      <w:pPr>
        <w:pStyle w:val="L-Source"/>
        <w:ind w:left="0"/>
      </w:pPr>
      <w:r>
        <w:rPr>
          <w:rStyle w:val="CommentReference"/>
        </w:rPr>
        <w:annotationRef/>
      </w:r>
      <w:r>
        <w:rPr>
          <w:rStyle w:val="CommentReference"/>
        </w:rPr>
        <w:t>Tested &amp; Verified</w:t>
      </w:r>
    </w:p>
  </w:comment>
  <w:comment w:id="385" w:author="Ashish Mahesh Jain" w:date="2020-11-24T17:12:00Z" w:initials="AMJ">
    <w:p w14:paraId="286E3E9F" w14:textId="24516187" w:rsidR="00411E48" w:rsidRDefault="00411E48" w:rsidP="001C2982">
      <w:pPr>
        <w:pStyle w:val="L-Source"/>
        <w:ind w:left="0"/>
      </w:pPr>
      <w:r>
        <w:rPr>
          <w:rStyle w:val="CommentReference"/>
        </w:rPr>
        <w:annotationRef/>
      </w:r>
      <w:r>
        <w:rPr>
          <w:rStyle w:val="CommentReference"/>
        </w:rPr>
        <w:t>Tested &amp; Verified</w:t>
      </w:r>
    </w:p>
  </w:comment>
  <w:comment w:id="387" w:author="Ashish Mahesh Jain" w:date="2020-11-24T17:13:00Z" w:initials="AMJ">
    <w:p w14:paraId="61173E2D" w14:textId="5452D43C" w:rsidR="00411E48" w:rsidRDefault="00411E48" w:rsidP="001C2982">
      <w:pPr>
        <w:pStyle w:val="L-Source"/>
        <w:ind w:left="0"/>
      </w:pPr>
      <w:r>
        <w:rPr>
          <w:rStyle w:val="CommentReference"/>
        </w:rPr>
        <w:annotationRef/>
      </w:r>
      <w:r>
        <w:rPr>
          <w:rStyle w:val="CommentReference"/>
        </w:rPr>
        <w:t>Tested &amp; Verified</w:t>
      </w:r>
    </w:p>
  </w:comment>
  <w:comment w:id="389" w:author="Ashish Mahesh Jain" w:date="2020-11-24T17:13:00Z" w:initials="AMJ">
    <w:p w14:paraId="08A4DEB6" w14:textId="20ECB1E7" w:rsidR="00411E48" w:rsidRDefault="00411E48" w:rsidP="001C2982">
      <w:pPr>
        <w:pStyle w:val="L-Source"/>
        <w:ind w:left="0"/>
      </w:pPr>
      <w:r>
        <w:rPr>
          <w:rStyle w:val="CommentReference"/>
        </w:rPr>
        <w:annotationRef/>
      </w:r>
      <w:r>
        <w:rPr>
          <w:rStyle w:val="CommentReference"/>
        </w:rPr>
        <w:t>Tested &amp; Verified</w:t>
      </w:r>
    </w:p>
  </w:comment>
  <w:comment w:id="392" w:author="Ashish Mahesh Jain" w:date="2020-11-24T17:08:00Z" w:initials="AMJ">
    <w:p w14:paraId="33F2F8CD" w14:textId="77777777" w:rsidR="00411E48" w:rsidRDefault="00411E48" w:rsidP="001C2982">
      <w:pPr>
        <w:pStyle w:val="CommentText"/>
        <w:ind w:left="0"/>
      </w:pPr>
      <w:r>
        <w:rPr>
          <w:rStyle w:val="CommentReference"/>
        </w:rPr>
        <w:annotationRef/>
      </w:r>
      <w:r>
        <w:t>This piece of code is missing on GitHub</w:t>
      </w:r>
    </w:p>
    <w:p w14:paraId="6AF36744" w14:textId="04E329E5" w:rsidR="00411E48" w:rsidRDefault="00411E48" w:rsidP="001C2982">
      <w:pPr>
        <w:pStyle w:val="CommentText"/>
        <w:ind w:left="0"/>
      </w:pPr>
      <w:r>
        <w:t>Tested &amp; Verified</w:t>
      </w:r>
    </w:p>
  </w:comment>
  <w:comment w:id="393" w:author="Stephen Klosterman" w:date="2021-01-06T21:32:00Z" w:initials="SK">
    <w:p w14:paraId="1BE33891" w14:textId="05103E6E" w:rsidR="00411E48" w:rsidRDefault="00411E48" w:rsidP="0021435E">
      <w:pPr>
        <w:pStyle w:val="CommentText"/>
        <w:ind w:left="0"/>
      </w:pPr>
      <w:r>
        <w:rPr>
          <w:rStyle w:val="CommentReference"/>
        </w:rPr>
        <w:annotationRef/>
      </w:r>
      <w:r>
        <w:t xml:space="preserve">Added to </w:t>
      </w:r>
      <w:proofErr w:type="spellStart"/>
      <w:r>
        <w:t>github</w:t>
      </w:r>
      <w:proofErr w:type="spellEnd"/>
      <w:r>
        <w:t>. Thanks!</w:t>
      </w:r>
    </w:p>
  </w:comment>
  <w:comment w:id="394" w:author="Ashish Mahesh Jain" w:date="2021-01-20T09:30:00Z" w:initials="AMJ">
    <w:p w14:paraId="371D717C" w14:textId="470CB242" w:rsidR="002D1D52" w:rsidRDefault="002D1D52">
      <w:pPr>
        <w:pStyle w:val="CommentText"/>
      </w:pPr>
      <w:r>
        <w:rPr>
          <w:rStyle w:val="CommentReference"/>
        </w:rPr>
        <w:annotationRef/>
      </w:r>
      <w:r>
        <w:t>Tested &amp; Verified.</w:t>
      </w:r>
    </w:p>
  </w:comment>
  <w:comment w:id="407" w:author="Ashish Mahesh Jain" w:date="2020-11-24T19:24:00Z" w:initials="AMJ">
    <w:p w14:paraId="4D520AAA" w14:textId="286D101D" w:rsidR="00411E48" w:rsidRDefault="00411E48" w:rsidP="00027AA4">
      <w:pPr>
        <w:pStyle w:val="CommentText"/>
        <w:ind w:left="0"/>
      </w:pPr>
      <w:r>
        <w:rPr>
          <w:rStyle w:val="CommentReference"/>
        </w:rPr>
        <w:annotationRef/>
      </w:r>
      <w:r>
        <w:t xml:space="preserve">Tested &amp; </w:t>
      </w:r>
      <w:proofErr w:type="gramStart"/>
      <w:r>
        <w:t>Verified</w:t>
      </w:r>
      <w:proofErr w:type="gramEnd"/>
    </w:p>
  </w:comment>
  <w:comment w:id="459" w:author="Ashish Mahesh Jain" w:date="2020-11-24T19:25:00Z" w:initials="AMJ">
    <w:p w14:paraId="2DBABC48" w14:textId="15A9A659" w:rsidR="00411E48" w:rsidRDefault="00411E48" w:rsidP="00027AA4">
      <w:pPr>
        <w:pStyle w:val="CommentText"/>
        <w:ind w:left="0"/>
      </w:pPr>
      <w:r>
        <w:rPr>
          <w:rStyle w:val="CommentReference"/>
        </w:rPr>
        <w:annotationRef/>
      </w:r>
      <w:r>
        <w:rPr>
          <w:rStyle w:val="CommentReference"/>
        </w:rPr>
        <w:annotationRef/>
      </w:r>
      <w:r>
        <w:t>Tested &amp; Verified</w:t>
      </w:r>
    </w:p>
  </w:comment>
  <w:comment w:id="465" w:author="Ashish Mahesh Jain" w:date="2020-11-24T19:25:00Z" w:initials="AMJ">
    <w:p w14:paraId="285F71A9" w14:textId="2AA745BE" w:rsidR="00411E48" w:rsidRDefault="00411E48" w:rsidP="00027AA4">
      <w:pPr>
        <w:pStyle w:val="CommentText"/>
        <w:ind w:left="0"/>
      </w:pPr>
      <w:r>
        <w:rPr>
          <w:rStyle w:val="CommentReference"/>
        </w:rPr>
        <w:annotationRef/>
      </w:r>
      <w:r>
        <w:rPr>
          <w:rStyle w:val="CommentReference"/>
        </w:rPr>
        <w:annotationRef/>
      </w:r>
      <w:r>
        <w:t>Tested &amp; Verified</w:t>
      </w:r>
    </w:p>
  </w:comment>
  <w:comment w:id="468" w:author="Ashish Mahesh Jain" w:date="2020-11-24T19:25:00Z" w:initials="AMJ">
    <w:p w14:paraId="6E2B4224" w14:textId="02542D14" w:rsidR="00411E48" w:rsidRDefault="00411E48" w:rsidP="00027AA4">
      <w:pPr>
        <w:pStyle w:val="CommentText"/>
        <w:ind w:left="0"/>
      </w:pPr>
      <w:r>
        <w:rPr>
          <w:rStyle w:val="CommentReference"/>
        </w:rPr>
        <w:annotationRef/>
      </w:r>
      <w:r>
        <w:rPr>
          <w:rStyle w:val="CommentReference"/>
        </w:rPr>
        <w:annotationRef/>
      </w:r>
      <w:r>
        <w:t>Tested &amp; Verified</w:t>
      </w:r>
    </w:p>
  </w:comment>
  <w:comment w:id="470" w:author="Ashish Mahesh Jain" w:date="2020-11-24T19:26:00Z" w:initials="AMJ">
    <w:p w14:paraId="725218B4" w14:textId="57EBDE15" w:rsidR="00411E48" w:rsidRDefault="00411E48" w:rsidP="00027AA4">
      <w:pPr>
        <w:pStyle w:val="CommentText"/>
        <w:ind w:left="0"/>
      </w:pPr>
      <w:r>
        <w:rPr>
          <w:rStyle w:val="CommentReference"/>
        </w:rPr>
        <w:annotationRef/>
      </w:r>
      <w:r>
        <w:rPr>
          <w:rStyle w:val="CommentReference"/>
        </w:rPr>
        <w:annotationRef/>
      </w:r>
      <w:r>
        <w:t>Tested &amp; Verified</w:t>
      </w:r>
    </w:p>
  </w:comment>
  <w:comment w:id="471" w:author="Ashish Mahesh Jain" w:date="2020-11-24T19:26:00Z" w:initials="AMJ">
    <w:p w14:paraId="0EB3C10B" w14:textId="1AC74576" w:rsidR="00411E48" w:rsidRDefault="00411E48" w:rsidP="00027AA4">
      <w:pPr>
        <w:pStyle w:val="CommentText"/>
        <w:ind w:left="0"/>
      </w:pPr>
      <w:r>
        <w:rPr>
          <w:rStyle w:val="CommentReference"/>
        </w:rPr>
        <w:annotationRef/>
      </w:r>
      <w:r>
        <w:rPr>
          <w:rStyle w:val="CommentReference"/>
        </w:rPr>
        <w:annotationRef/>
      </w:r>
      <w:r>
        <w:t>Tested &amp; Verified</w:t>
      </w:r>
    </w:p>
  </w:comment>
  <w:comment w:id="472" w:author="Ashish Mahesh Jain" w:date="2020-11-24T19:26:00Z" w:initials="AMJ">
    <w:p w14:paraId="69C072AB" w14:textId="00334F3A" w:rsidR="00411E48" w:rsidRDefault="00411E48" w:rsidP="00027AA4">
      <w:pPr>
        <w:pStyle w:val="CommentText"/>
        <w:ind w:left="0"/>
      </w:pPr>
      <w:r>
        <w:rPr>
          <w:rStyle w:val="CommentReference"/>
        </w:rPr>
        <w:annotationRef/>
      </w:r>
      <w:r>
        <w:rPr>
          <w:rStyle w:val="CommentReference"/>
        </w:rPr>
        <w:annotationRef/>
      </w:r>
      <w:r>
        <w:t>Tested &amp; Verified</w:t>
      </w:r>
    </w:p>
  </w:comment>
  <w:comment w:id="473" w:author="Ashish Mahesh Jain" w:date="2020-11-24T19:27:00Z" w:initials="AMJ">
    <w:p w14:paraId="4B730351" w14:textId="16702160" w:rsidR="00411E48" w:rsidRDefault="00411E48" w:rsidP="00027AA4">
      <w:pPr>
        <w:pStyle w:val="CommentText"/>
        <w:ind w:left="0"/>
      </w:pPr>
      <w:r>
        <w:rPr>
          <w:rStyle w:val="CommentReference"/>
        </w:rPr>
        <w:annotationRef/>
      </w:r>
      <w:r>
        <w:rPr>
          <w:rStyle w:val="CommentReference"/>
        </w:rPr>
        <w:annotationRef/>
      </w:r>
      <w:r>
        <w:t>Tested &amp; Verified</w:t>
      </w:r>
    </w:p>
  </w:comment>
  <w:comment w:id="499" w:author="Ashish Mahesh Jain" w:date="2020-11-24T19:27:00Z" w:initials="AMJ">
    <w:p w14:paraId="66BD27CE" w14:textId="2D4013EA" w:rsidR="00411E48" w:rsidRDefault="00411E48" w:rsidP="00027AA4">
      <w:pPr>
        <w:pStyle w:val="CommentText"/>
        <w:ind w:left="0"/>
      </w:pPr>
      <w:r>
        <w:rPr>
          <w:rStyle w:val="CommentReference"/>
        </w:rPr>
        <w:annotationRef/>
      </w:r>
      <w:r>
        <w:rPr>
          <w:rStyle w:val="CommentReference"/>
        </w:rPr>
        <w:annotationRef/>
      </w:r>
      <w:r>
        <w:t>Tested &amp; Verified</w:t>
      </w:r>
    </w:p>
  </w:comment>
  <w:comment w:id="540" w:author="Ashish Mahesh Jain" w:date="2020-11-24T19:27:00Z" w:initials="AMJ">
    <w:p w14:paraId="0E48C915" w14:textId="0E5381B0" w:rsidR="00411E48" w:rsidRDefault="00411E48" w:rsidP="00027AA4">
      <w:pPr>
        <w:pStyle w:val="CommentText"/>
        <w:ind w:left="0"/>
      </w:pPr>
      <w:r>
        <w:rPr>
          <w:rStyle w:val="CommentReference"/>
        </w:rPr>
        <w:annotationRef/>
      </w:r>
      <w:r>
        <w:rPr>
          <w:rStyle w:val="CommentReference"/>
        </w:rPr>
        <w:annotationRef/>
      </w:r>
      <w:r>
        <w:t>Tested &amp; Verified</w:t>
      </w:r>
    </w:p>
  </w:comment>
  <w:comment w:id="542" w:author="Ashish Mahesh Jain" w:date="2020-11-24T19:27:00Z" w:initials="AMJ">
    <w:p w14:paraId="34A302D9" w14:textId="38E70FE2" w:rsidR="00411E48" w:rsidRDefault="00411E48" w:rsidP="00027AA4">
      <w:pPr>
        <w:pStyle w:val="CommentText"/>
        <w:ind w:left="0"/>
      </w:pPr>
      <w:r>
        <w:rPr>
          <w:rStyle w:val="CommentReference"/>
        </w:rPr>
        <w:annotationRef/>
      </w:r>
      <w:r>
        <w:rPr>
          <w:rStyle w:val="CommentReference"/>
        </w:rPr>
        <w:annotationRef/>
      </w:r>
      <w:r>
        <w:t>Tested &amp; Verified</w:t>
      </w:r>
    </w:p>
  </w:comment>
  <w:comment w:id="543" w:author="Ashish Mahesh Jain" w:date="2020-11-24T19:28:00Z" w:initials="AMJ">
    <w:p w14:paraId="1359142A" w14:textId="5C079447" w:rsidR="00411E48" w:rsidRDefault="00411E48" w:rsidP="00027AA4">
      <w:pPr>
        <w:pStyle w:val="CommentText"/>
        <w:ind w:left="0"/>
      </w:pPr>
      <w:r>
        <w:rPr>
          <w:rStyle w:val="CommentReference"/>
        </w:rPr>
        <w:annotationRef/>
      </w:r>
      <w:r>
        <w:rPr>
          <w:rStyle w:val="CommentReference"/>
        </w:rPr>
        <w:annotationRef/>
      </w:r>
      <w:r>
        <w:t>Tested &amp; Verified</w:t>
      </w:r>
    </w:p>
  </w:comment>
  <w:comment w:id="550" w:author="Ashish Mahesh Jain" w:date="2020-11-24T19:28:00Z" w:initials="AMJ">
    <w:p w14:paraId="29D03E90" w14:textId="333F93D4" w:rsidR="00411E48" w:rsidRDefault="00411E48" w:rsidP="00027AA4">
      <w:pPr>
        <w:pStyle w:val="CommentText"/>
        <w:ind w:left="0"/>
      </w:pPr>
      <w:r>
        <w:rPr>
          <w:rStyle w:val="CommentReference"/>
        </w:rPr>
        <w:annotationRef/>
      </w:r>
      <w:r>
        <w:rPr>
          <w:rStyle w:val="CommentReference"/>
        </w:rPr>
        <w:annotationRef/>
      </w:r>
      <w:r>
        <w:t>Tested &amp; Verified</w:t>
      </w:r>
    </w:p>
  </w:comment>
  <w:comment w:id="620" w:author="Ashish Mahesh Jain" w:date="2020-11-24T19:29:00Z" w:initials="AMJ">
    <w:p w14:paraId="2916F8D2" w14:textId="1F0BB129" w:rsidR="00411E48" w:rsidRDefault="00411E48" w:rsidP="00027AA4">
      <w:pPr>
        <w:pStyle w:val="CommentText"/>
        <w:ind w:left="0"/>
      </w:pPr>
      <w:r>
        <w:rPr>
          <w:rStyle w:val="CommentReference"/>
        </w:rPr>
        <w:annotationRef/>
      </w:r>
      <w:r>
        <w:rPr>
          <w:rStyle w:val="CommentReference"/>
        </w:rPr>
        <w:annotationRef/>
      </w:r>
      <w:r>
        <w:t>Tested &amp; Verified</w:t>
      </w:r>
    </w:p>
  </w:comment>
  <w:comment w:id="634" w:author="Ashish Mahesh Jain" w:date="2020-11-24T19:29:00Z" w:initials="AMJ">
    <w:p w14:paraId="4FA14654" w14:textId="2A6CC921" w:rsidR="00411E48" w:rsidRDefault="00411E48" w:rsidP="00027AA4">
      <w:pPr>
        <w:pStyle w:val="CommentText"/>
        <w:ind w:left="0"/>
      </w:pPr>
      <w:r>
        <w:rPr>
          <w:rStyle w:val="CommentReference"/>
        </w:rPr>
        <w:annotationRef/>
      </w:r>
      <w:r>
        <w:rPr>
          <w:rStyle w:val="CommentReference"/>
        </w:rPr>
        <w:annotationRef/>
      </w:r>
      <w:r>
        <w:t>Tested &amp; Verified</w:t>
      </w:r>
    </w:p>
  </w:comment>
  <w:comment w:id="636" w:author="Ashish Mahesh Jain" w:date="2020-11-24T19:30:00Z" w:initials="AMJ">
    <w:p w14:paraId="2A6CCA89" w14:textId="42E96CC8" w:rsidR="00411E48" w:rsidRDefault="00411E48" w:rsidP="00027AA4">
      <w:pPr>
        <w:pStyle w:val="CommentText"/>
        <w:ind w:left="0"/>
      </w:pPr>
      <w:r>
        <w:rPr>
          <w:rStyle w:val="CommentReference"/>
        </w:rPr>
        <w:annotationRef/>
      </w:r>
      <w:r>
        <w:rPr>
          <w:rStyle w:val="CommentReference"/>
        </w:rPr>
        <w:annotationRef/>
      </w:r>
      <w:r>
        <w:t>Tested &amp; Verified</w:t>
      </w:r>
    </w:p>
  </w:comment>
  <w:comment w:id="638" w:author="Ashish Mahesh Jain" w:date="2020-11-24T19:05:00Z" w:initials="AMJ">
    <w:p w14:paraId="3D4D45EB" w14:textId="1FAFB5D8" w:rsidR="00411E48" w:rsidRDefault="00411E48" w:rsidP="00961B68">
      <w:pPr>
        <w:pStyle w:val="CommentText"/>
        <w:ind w:left="0"/>
      </w:pPr>
      <w:r>
        <w:rPr>
          <w:rStyle w:val="CommentReference"/>
        </w:rPr>
        <w:annotationRef/>
      </w:r>
      <w:r>
        <w:t>Coefficients and intercept fetching code is missing.</w:t>
      </w:r>
    </w:p>
    <w:p w14:paraId="0C2D8200" w14:textId="0B49AE81" w:rsidR="00411E48" w:rsidRDefault="00411E48" w:rsidP="00961B68">
      <w:pPr>
        <w:pStyle w:val="CommentText"/>
        <w:ind w:left="0"/>
      </w:pPr>
      <w:r>
        <w:t>Tested &amp; Verified</w:t>
      </w:r>
    </w:p>
  </w:comment>
  <w:comment w:id="639" w:author="Stephen Klosterman" w:date="2021-01-06T21:36:00Z" w:initials="SK">
    <w:p w14:paraId="1334AE58" w14:textId="32F09A4C" w:rsidR="00411E48" w:rsidRDefault="00411E48">
      <w:pPr>
        <w:pStyle w:val="CommentText"/>
      </w:pPr>
      <w:r>
        <w:rPr>
          <w:rStyle w:val="CommentReference"/>
        </w:rPr>
        <w:annotationRef/>
      </w:r>
      <w:r>
        <w:t>It is present in the next code snippet. The notebook has some extra code which is not needed here.</w:t>
      </w:r>
    </w:p>
  </w:comment>
  <w:comment w:id="640" w:author="Ashish Mahesh Jain" w:date="2021-01-20T09:19:00Z" w:initials="AMJ">
    <w:p w14:paraId="6F735BBD" w14:textId="7CB8E1A6" w:rsidR="00F61644" w:rsidRDefault="00F61644">
      <w:pPr>
        <w:pStyle w:val="CommentText"/>
      </w:pPr>
      <w:r>
        <w:rPr>
          <w:rStyle w:val="CommentReference"/>
        </w:rPr>
        <w:annotationRef/>
      </w:r>
      <w:r>
        <w:t>All Right.</w:t>
      </w:r>
    </w:p>
  </w:comment>
  <w:comment w:id="647" w:author="Ashish Mahesh Jain" w:date="2020-11-24T19:30:00Z" w:initials="AMJ">
    <w:p w14:paraId="0FFF0522" w14:textId="7845B325" w:rsidR="00411E48" w:rsidRDefault="00411E48" w:rsidP="00027AA4">
      <w:pPr>
        <w:pStyle w:val="CommentText"/>
        <w:ind w:left="0"/>
      </w:pPr>
      <w:r>
        <w:rPr>
          <w:rStyle w:val="CommentReference"/>
        </w:rPr>
        <w:annotationRef/>
      </w:r>
      <w:r>
        <w:rPr>
          <w:rStyle w:val="CommentReference"/>
        </w:rPr>
        <w:annotationRef/>
      </w:r>
      <w:r>
        <w:t xml:space="preserve">Tested &amp; </w:t>
      </w:r>
      <w:r w:rsidR="000121FB">
        <w:t>Verified.</w:t>
      </w:r>
    </w:p>
  </w:comment>
  <w:comment w:id="653" w:author="Ashish Mahesh Jain" w:date="2020-11-24T19:30:00Z" w:initials="AMJ">
    <w:p w14:paraId="3A84F946" w14:textId="31A5F943" w:rsidR="00411E48" w:rsidRDefault="00411E48" w:rsidP="00027AA4">
      <w:pPr>
        <w:pStyle w:val="CommentText"/>
        <w:ind w:left="0"/>
      </w:pPr>
      <w:r>
        <w:rPr>
          <w:rStyle w:val="CommentReference"/>
        </w:rPr>
        <w:annotationRef/>
      </w:r>
      <w:r>
        <w:rPr>
          <w:rStyle w:val="CommentReference"/>
        </w:rPr>
        <w:annotationRef/>
      </w:r>
      <w:r>
        <w:t>Tested &amp; Verified</w:t>
      </w:r>
    </w:p>
  </w:comment>
  <w:comment w:id="657" w:author="Ashish Mahesh Jain" w:date="2020-11-24T19:31:00Z" w:initials="AMJ">
    <w:p w14:paraId="1A6FAA57" w14:textId="76F7D48A" w:rsidR="00411E48" w:rsidRDefault="00411E48" w:rsidP="00027AA4">
      <w:pPr>
        <w:pStyle w:val="CommentText"/>
        <w:ind w:left="0"/>
      </w:pPr>
      <w:r>
        <w:rPr>
          <w:rStyle w:val="CommentReference"/>
        </w:rPr>
        <w:annotationRef/>
      </w:r>
      <w:r>
        <w:rPr>
          <w:rStyle w:val="CommentReference"/>
        </w:rPr>
        <w:annotationRef/>
      </w:r>
      <w:r>
        <w:t>Tested &amp; Verified</w:t>
      </w:r>
    </w:p>
  </w:comment>
  <w:comment w:id="659" w:author="Ashish Mahesh Jain" w:date="2020-11-24T19:32:00Z" w:initials="AMJ">
    <w:p w14:paraId="1CA19B42" w14:textId="1EA67334" w:rsidR="00411E48" w:rsidRDefault="00411E48" w:rsidP="00027AA4">
      <w:pPr>
        <w:pStyle w:val="CommentText"/>
        <w:ind w:left="0"/>
      </w:pPr>
      <w:r>
        <w:rPr>
          <w:rStyle w:val="CommentReference"/>
        </w:rPr>
        <w:annotationRef/>
      </w:r>
      <w:r>
        <w:rPr>
          <w:rStyle w:val="CommentReference"/>
        </w:rPr>
        <w:annotationRef/>
      </w:r>
      <w:r>
        <w:t>Tested &amp; Verified</w:t>
      </w:r>
    </w:p>
  </w:comment>
  <w:comment w:id="664" w:author="Ashish Mahesh Jain" w:date="2020-11-24T19:32:00Z" w:initials="AMJ">
    <w:p w14:paraId="729E6296" w14:textId="253BDC5A" w:rsidR="00411E48" w:rsidRDefault="00411E48" w:rsidP="00027AA4">
      <w:pPr>
        <w:pStyle w:val="CommentText"/>
        <w:ind w:left="0"/>
      </w:pPr>
      <w:r>
        <w:rPr>
          <w:rStyle w:val="CommentReference"/>
        </w:rPr>
        <w:annotationRef/>
      </w:r>
      <w:r>
        <w:rPr>
          <w:rStyle w:val="CommentReference"/>
        </w:rPr>
        <w:annotationRef/>
      </w:r>
      <w:r>
        <w:t>Tested &amp; Verified</w:t>
      </w:r>
    </w:p>
  </w:comment>
  <w:comment w:id="679" w:author="Ashish Mahesh Jain" w:date="2020-11-24T19:33:00Z" w:initials="AMJ">
    <w:p w14:paraId="0481228B" w14:textId="2EF984FC" w:rsidR="00411E48" w:rsidRDefault="00411E48" w:rsidP="00027AA4">
      <w:pPr>
        <w:pStyle w:val="CommentText"/>
        <w:ind w:left="0"/>
      </w:pPr>
      <w:r>
        <w:rPr>
          <w:rStyle w:val="CommentReference"/>
        </w:rPr>
        <w:annotationRef/>
      </w:r>
      <w:r>
        <w:rPr>
          <w:rStyle w:val="CommentReference"/>
        </w:rPr>
        <w:annotationRef/>
      </w:r>
      <w:r>
        <w:t>Tested &amp; Verified</w:t>
      </w:r>
    </w:p>
  </w:comment>
  <w:comment w:id="680" w:author="Ashish Mahesh Jain" w:date="2020-11-24T19:33:00Z" w:initials="AMJ">
    <w:p w14:paraId="356F90CA" w14:textId="14C21A93" w:rsidR="00411E48" w:rsidRDefault="00411E48" w:rsidP="00027AA4">
      <w:pPr>
        <w:pStyle w:val="CommentText"/>
        <w:ind w:left="0"/>
      </w:pP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D22A26B" w15:done="0"/>
  <w15:commentEx w15:paraId="0C87BD1D" w15:done="0"/>
  <w15:commentEx w15:paraId="7AF27E43" w15:done="0"/>
  <w15:commentEx w15:paraId="38C994F1" w15:done="0"/>
  <w15:commentEx w15:paraId="3C53E990" w15:done="0"/>
  <w15:commentEx w15:paraId="69CF1CB6" w15:done="0"/>
  <w15:commentEx w15:paraId="20765324" w15:done="0"/>
  <w15:commentEx w15:paraId="6A4F12C4" w15:done="0"/>
  <w15:commentEx w15:paraId="147DE10A" w15:done="0"/>
  <w15:commentEx w15:paraId="0E8B338C" w15:paraIdParent="147DE10A" w15:done="0"/>
  <w15:commentEx w15:paraId="2FF903D3" w15:paraIdParent="147DE10A" w15:done="0"/>
  <w15:commentEx w15:paraId="064E72EF" w15:done="0"/>
  <w15:commentEx w15:paraId="54F618EE" w15:done="0"/>
  <w15:commentEx w15:paraId="10AD30DB" w15:done="0"/>
  <w15:commentEx w15:paraId="448CC4F8" w15:done="0"/>
  <w15:commentEx w15:paraId="7FB29A10" w15:done="0"/>
  <w15:commentEx w15:paraId="0A5C5D65" w15:done="0"/>
  <w15:commentEx w15:paraId="64D69A82" w15:done="0"/>
  <w15:commentEx w15:paraId="42CB4949" w15:done="0"/>
  <w15:commentEx w15:paraId="11381061" w15:done="0"/>
  <w15:commentEx w15:paraId="1630F061" w15:done="0"/>
  <w15:commentEx w15:paraId="049F2627" w15:done="0"/>
  <w15:commentEx w15:paraId="5C71D076" w15:done="0"/>
  <w15:commentEx w15:paraId="47CA55F0" w15:done="0"/>
  <w15:commentEx w15:paraId="086626E5" w15:done="0"/>
  <w15:commentEx w15:paraId="7A46F8E5" w15:done="0"/>
  <w15:commentEx w15:paraId="2193C752" w15:done="0"/>
  <w15:commentEx w15:paraId="071F5236" w15:done="0"/>
  <w15:commentEx w15:paraId="25EF6A86" w15:done="0"/>
  <w15:commentEx w15:paraId="7035A0DC" w15:done="0"/>
  <w15:commentEx w15:paraId="0C74D30F" w15:done="0"/>
  <w15:commentEx w15:paraId="187226E4" w15:done="0"/>
  <w15:commentEx w15:paraId="0290FAA9" w15:done="0"/>
  <w15:commentEx w15:paraId="43A26B6E" w15:done="0"/>
  <w15:commentEx w15:paraId="21D20DF1" w15:done="0"/>
  <w15:commentEx w15:paraId="255C5A40" w15:done="0"/>
  <w15:commentEx w15:paraId="75A7F035" w15:done="0"/>
  <w15:commentEx w15:paraId="4688EA8C" w15:done="0"/>
  <w15:commentEx w15:paraId="2B03193A" w15:done="0"/>
  <w15:commentEx w15:paraId="22123BB8" w15:done="0"/>
  <w15:commentEx w15:paraId="51CE51E3" w15:done="0"/>
  <w15:commentEx w15:paraId="7E730BD0" w15:done="0"/>
  <w15:commentEx w15:paraId="5AA370DF" w15:done="0"/>
  <w15:commentEx w15:paraId="6DEC0F77" w15:done="0"/>
  <w15:commentEx w15:paraId="19CAEFD0" w15:done="0"/>
  <w15:commentEx w15:paraId="5F318C86" w15:done="0"/>
  <w15:commentEx w15:paraId="5DC7678F" w15:done="0"/>
  <w15:commentEx w15:paraId="676B4618" w15:done="0"/>
  <w15:commentEx w15:paraId="286E3E9F" w15:done="0"/>
  <w15:commentEx w15:paraId="61173E2D" w15:done="0"/>
  <w15:commentEx w15:paraId="08A4DEB6" w15:done="0"/>
  <w15:commentEx w15:paraId="6AF36744" w15:done="0"/>
  <w15:commentEx w15:paraId="1BE33891" w15:paraIdParent="6AF36744" w15:done="0"/>
  <w15:commentEx w15:paraId="371D717C" w15:paraIdParent="6AF36744" w15:done="0"/>
  <w15:commentEx w15:paraId="4D520AAA" w15:done="0"/>
  <w15:commentEx w15:paraId="2DBABC48" w15:done="0"/>
  <w15:commentEx w15:paraId="285F71A9" w15:done="0"/>
  <w15:commentEx w15:paraId="6E2B4224" w15:done="0"/>
  <w15:commentEx w15:paraId="725218B4" w15:done="0"/>
  <w15:commentEx w15:paraId="0EB3C10B" w15:done="0"/>
  <w15:commentEx w15:paraId="69C072AB" w15:done="0"/>
  <w15:commentEx w15:paraId="4B730351" w15:done="0"/>
  <w15:commentEx w15:paraId="66BD27CE" w15:done="0"/>
  <w15:commentEx w15:paraId="0E48C915" w15:done="0"/>
  <w15:commentEx w15:paraId="34A302D9" w15:done="0"/>
  <w15:commentEx w15:paraId="1359142A" w15:done="0"/>
  <w15:commentEx w15:paraId="29D03E90" w15:done="0"/>
  <w15:commentEx w15:paraId="2916F8D2" w15:done="0"/>
  <w15:commentEx w15:paraId="4FA14654" w15:done="0"/>
  <w15:commentEx w15:paraId="2A6CCA89" w15:done="0"/>
  <w15:commentEx w15:paraId="0C2D8200" w15:done="0"/>
  <w15:commentEx w15:paraId="1334AE58" w15:paraIdParent="0C2D8200" w15:done="0"/>
  <w15:commentEx w15:paraId="6F735BBD" w15:paraIdParent="0C2D8200" w15:done="0"/>
  <w15:commentEx w15:paraId="0FFF0522" w15:done="0"/>
  <w15:commentEx w15:paraId="3A84F946" w15:done="0"/>
  <w15:commentEx w15:paraId="1A6FAA57" w15:done="0"/>
  <w15:commentEx w15:paraId="1CA19B42" w15:done="0"/>
  <w15:commentEx w15:paraId="729E6296" w15:done="0"/>
  <w15:commentEx w15:paraId="0481228B" w15:done="0"/>
  <w15:commentEx w15:paraId="356F90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8A23C" w16cex:dateUtc="2020-12-07T07:14:00Z"/>
  <w16cex:commentExtensible w16cex:durableId="23661975" w16cex:dateUtc="2020-11-23T05:50:00Z"/>
  <w16cex:commentExtensible w16cex:durableId="236619E4" w16cex:dateUtc="2020-11-23T05:52:00Z"/>
  <w16cex:commentExtensible w16cex:durableId="23661A08" w16cex:dateUtc="2020-11-23T05:52:00Z"/>
  <w16cex:commentExtensible w16cex:durableId="23661A26" w16cex:dateUtc="2020-11-23T05:53:00Z"/>
  <w16cex:commentExtensible w16cex:durableId="23661A3A" w16cex:dateUtc="2020-11-23T05:53:00Z"/>
  <w16cex:commentExtensible w16cex:durableId="23661A50" w16cex:dateUtc="2020-11-23T05:54:00Z"/>
  <w16cex:commentExtensible w16cex:durableId="23661A6D" w16cex:dateUtc="2020-11-23T05:54:00Z"/>
  <w16cex:commentExtensible w16cex:durableId="2367DF71" w16cex:dateUtc="2020-11-24T14:07:00Z"/>
  <w16cex:commentExtensible w16cex:durableId="23A0A8C5" w16cex:dateUtc="2021-01-07T05:22:00Z"/>
  <w16cex:commentExtensible w16cex:durableId="23B26F6F" w16cex:dateUtc="2021-01-20T03:28:00Z"/>
  <w16cex:commentExtensible w16cex:durableId="23870024" w16cex:dateUtc="2020-12-18T04:46:00Z"/>
  <w16cex:commentExtensible w16cex:durableId="23678673" w16cex:dateUtc="2020-11-24T07:47:00Z"/>
  <w16cex:commentExtensible w16cex:durableId="236786E8" w16cex:dateUtc="2020-11-24T07:49:00Z"/>
  <w16cex:commentExtensible w16cex:durableId="236786DA" w16cex:dateUtc="2020-11-24T07:49:00Z"/>
  <w16cex:commentExtensible w16cex:durableId="23678C9E" w16cex:dateUtc="2020-11-24T08:13:00Z"/>
  <w16cex:commentExtensible w16cex:durableId="23678CCA" w16cex:dateUtc="2020-11-24T08:14:00Z"/>
  <w16cex:commentExtensible w16cex:durableId="23678CD2" w16cex:dateUtc="2020-11-24T08:14:00Z"/>
  <w16cex:commentExtensible w16cex:durableId="23678CE0" w16cex:dateUtc="2020-11-24T08:15:00Z"/>
  <w16cex:commentExtensible w16cex:durableId="23678CED" w16cex:dateUtc="2020-11-24T08:15:00Z"/>
  <w16cex:commentExtensible w16cex:durableId="23678CFF" w16cex:dateUtc="2020-11-24T08:15:00Z"/>
  <w16cex:commentExtensible w16cex:durableId="2367911F" w16cex:dateUtc="2020-11-24T08:33:00Z"/>
  <w16cex:commentExtensible w16cex:durableId="23679131" w16cex:dateUtc="2020-11-24T08:33:00Z"/>
  <w16cex:commentExtensible w16cex:durableId="23679146" w16cex:dateUtc="2020-11-24T08:33:00Z"/>
  <w16cex:commentExtensible w16cex:durableId="2367914E" w16cex:dateUtc="2020-11-24T08:33:00Z"/>
  <w16cex:commentExtensible w16cex:durableId="23679156" w16cex:dateUtc="2020-11-24T08:34:00Z"/>
  <w16cex:commentExtensible w16cex:durableId="23679173" w16cex:dateUtc="2020-11-24T08:34:00Z"/>
  <w16cex:commentExtensible w16cex:durableId="2367917E" w16cex:dateUtc="2020-11-24T08:34:00Z"/>
  <w16cex:commentExtensible w16cex:durableId="23679189" w16cex:dateUtc="2020-11-24T08:34:00Z"/>
  <w16cex:commentExtensible w16cex:durableId="2367919E" w16cex:dateUtc="2020-11-24T08:35:00Z"/>
  <w16cex:commentExtensible w16cex:durableId="236791B5" w16cex:dateUtc="2020-11-24T08:35:00Z"/>
  <w16cex:commentExtensible w16cex:durableId="2367B43E" w16cex:dateUtc="2020-11-24T11:03:00Z"/>
  <w16cex:commentExtensible w16cex:durableId="2367B45B" w16cex:dateUtc="2020-11-24T11:03:00Z"/>
  <w16cex:commentExtensible w16cex:durableId="2367B468" w16cex:dateUtc="2020-11-24T11:03:00Z"/>
  <w16cex:commentExtensible w16cex:durableId="2367B479" w16cex:dateUtc="2020-11-24T11:04:00Z"/>
  <w16cex:commentExtensible w16cex:durableId="2367B48B" w16cex:dateUtc="2020-11-24T11:04:00Z"/>
  <w16cex:commentExtensible w16cex:durableId="2367B494" w16cex:dateUtc="2020-11-24T11:04:00Z"/>
  <w16cex:commentExtensible w16cex:durableId="2367B49C" w16cex:dateUtc="2020-11-24T11:04:00Z"/>
  <w16cex:commentExtensible w16cex:durableId="2367B4A9" w16cex:dateUtc="2020-11-24T11:04:00Z"/>
  <w16cex:commentExtensible w16cex:durableId="2367B4C8" w16cex:dateUtc="2020-11-24T11:05:00Z"/>
  <w16cex:commentExtensible w16cex:durableId="2367B4D0" w16cex:dateUtc="2020-11-24T11:05:00Z"/>
  <w16cex:commentExtensible w16cex:durableId="2367B4D8" w16cex:dateUtc="2020-11-24T11:05:00Z"/>
  <w16cex:commentExtensible w16cex:durableId="2367B4F5" w16cex:dateUtc="2020-11-24T11:06:00Z"/>
  <w16cex:commentExtensible w16cex:durableId="2367B500" w16cex:dateUtc="2020-11-24T11:06:00Z"/>
  <w16cex:commentExtensible w16cex:durableId="2367BD21" w16cex:dateUtc="2020-11-24T11:40:00Z"/>
  <w16cex:commentExtensible w16cex:durableId="2367BD38" w16cex:dateUtc="2020-11-24T11:41:00Z"/>
  <w16cex:commentExtensible w16cex:durableId="2367BD60" w16cex:dateUtc="2020-11-24T11:42:00Z"/>
  <w16cex:commentExtensible w16cex:durableId="2367BD82" w16cex:dateUtc="2020-11-24T11:42:00Z"/>
  <w16cex:commentExtensible w16cex:durableId="2367BD95" w16cex:dateUtc="2020-11-24T11:42:00Z"/>
  <w16cex:commentExtensible w16cex:durableId="2367BDA4" w16cex:dateUtc="2020-11-24T11:43:00Z"/>
  <w16cex:commentExtensible w16cex:durableId="2367BDB8" w16cex:dateUtc="2020-11-24T11:43:00Z"/>
  <w16cex:commentExtensible w16cex:durableId="2367BC99" w16cex:dateUtc="2020-11-24T11:38:00Z"/>
  <w16cex:commentExtensible w16cex:durableId="23A0AAE2" w16cex:dateUtc="2021-01-07T05:32:00Z"/>
  <w16cex:commentExtensible w16cex:durableId="23B276CA" w16cex:dateUtc="2021-01-20T04:00:00Z"/>
  <w16cex:commentExtensible w16cex:durableId="2367DC84" w16cex:dateUtc="2020-11-24T13:54:00Z"/>
  <w16cex:commentExtensible w16cex:durableId="2367DC9D" w16cex:dateUtc="2020-11-24T13:55:00Z"/>
  <w16cex:commentExtensible w16cex:durableId="2367DCAA" w16cex:dateUtc="2020-11-24T13:55:00Z"/>
  <w16cex:commentExtensible w16cex:durableId="2367DCB4" w16cex:dateUtc="2020-11-24T13:55:00Z"/>
  <w16cex:commentExtensible w16cex:durableId="2367DCCF" w16cex:dateUtc="2020-11-24T13:56:00Z"/>
  <w16cex:commentExtensible w16cex:durableId="2367DCDD" w16cex:dateUtc="2020-11-24T13:56:00Z"/>
  <w16cex:commentExtensible w16cex:durableId="2367DCFD" w16cex:dateUtc="2020-11-24T13:56:00Z"/>
  <w16cex:commentExtensible w16cex:durableId="2367DD09" w16cex:dateUtc="2020-11-24T13:57:00Z"/>
  <w16cex:commentExtensible w16cex:durableId="2367DD23" w16cex:dateUtc="2020-11-24T13:57:00Z"/>
  <w16cex:commentExtensible w16cex:durableId="2367DD32" w16cex:dateUtc="2020-11-24T13:57:00Z"/>
  <w16cex:commentExtensible w16cex:durableId="2367DD3D" w16cex:dateUtc="2020-11-24T13:57:00Z"/>
  <w16cex:commentExtensible w16cex:durableId="2367DD47" w16cex:dateUtc="2020-11-24T13:58:00Z"/>
  <w16cex:commentExtensible w16cex:durableId="2367DD5F" w16cex:dateUtc="2020-11-24T13:58:00Z"/>
  <w16cex:commentExtensible w16cex:durableId="2367DD83" w16cex:dateUtc="2020-11-24T13:59:00Z"/>
  <w16cex:commentExtensible w16cex:durableId="2367DDA3" w16cex:dateUtc="2020-11-24T13:59:00Z"/>
  <w16cex:commentExtensible w16cex:durableId="2367DDBF" w16cex:dateUtc="2020-11-24T14:00:00Z"/>
  <w16cex:commentExtensible w16cex:durableId="2367D7E2" w16cex:dateUtc="2020-11-24T13:35:00Z"/>
  <w16cex:commentExtensible w16cex:durableId="23A0ABCE" w16cex:dateUtc="2021-01-07T05:36:00Z"/>
  <w16cex:commentExtensible w16cex:durableId="23B2743F" w16cex:dateUtc="2021-01-20T03:49:00Z"/>
  <w16cex:commentExtensible w16cex:durableId="2367DDD5" w16cex:dateUtc="2020-11-24T14:00:00Z"/>
  <w16cex:commentExtensible w16cex:durableId="2367DDE3" w16cex:dateUtc="2020-11-24T14:00:00Z"/>
  <w16cex:commentExtensible w16cex:durableId="2367DE11" w16cex:dateUtc="2020-11-24T14:01:00Z"/>
  <w16cex:commentExtensible w16cex:durableId="2367DE57" w16cex:dateUtc="2020-11-24T14:02:00Z"/>
  <w16cex:commentExtensible w16cex:durableId="2367DE65" w16cex:dateUtc="2020-11-24T14:02:00Z"/>
  <w16cex:commentExtensible w16cex:durableId="2367DE72" w16cex:dateUtc="2020-11-24T14:03:00Z"/>
  <w16cex:commentExtensible w16cex:durableId="2367DE7E" w16cex:dateUtc="2020-11-24T14: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D22A26B" w16cid:durableId="2378A23C"/>
  <w16cid:commentId w16cid:paraId="0C87BD1D" w16cid:durableId="23661975"/>
  <w16cid:commentId w16cid:paraId="7AF27E43" w16cid:durableId="236619E4"/>
  <w16cid:commentId w16cid:paraId="38C994F1" w16cid:durableId="23661A08"/>
  <w16cid:commentId w16cid:paraId="3C53E990" w16cid:durableId="23661A26"/>
  <w16cid:commentId w16cid:paraId="69CF1CB6" w16cid:durableId="23661A3A"/>
  <w16cid:commentId w16cid:paraId="20765324" w16cid:durableId="23661A50"/>
  <w16cid:commentId w16cid:paraId="6A4F12C4" w16cid:durableId="23661A6D"/>
  <w16cid:commentId w16cid:paraId="147DE10A" w16cid:durableId="2367DF71"/>
  <w16cid:commentId w16cid:paraId="0E8B338C" w16cid:durableId="23A0A8C5"/>
  <w16cid:commentId w16cid:paraId="2FF903D3" w16cid:durableId="23B26F6F"/>
  <w16cid:commentId w16cid:paraId="064E72EF" w16cid:durableId="23870024"/>
  <w16cid:commentId w16cid:paraId="54F618EE" w16cid:durableId="23678673"/>
  <w16cid:commentId w16cid:paraId="10AD30DB" w16cid:durableId="236786E8"/>
  <w16cid:commentId w16cid:paraId="448CC4F8" w16cid:durableId="236786DA"/>
  <w16cid:commentId w16cid:paraId="7FB29A10" w16cid:durableId="23678C9E"/>
  <w16cid:commentId w16cid:paraId="0A5C5D65" w16cid:durableId="23678CCA"/>
  <w16cid:commentId w16cid:paraId="64D69A82" w16cid:durableId="23678CD2"/>
  <w16cid:commentId w16cid:paraId="42CB4949" w16cid:durableId="23678CE0"/>
  <w16cid:commentId w16cid:paraId="11381061" w16cid:durableId="23678CED"/>
  <w16cid:commentId w16cid:paraId="1630F061" w16cid:durableId="23678CFF"/>
  <w16cid:commentId w16cid:paraId="049F2627" w16cid:durableId="2367911F"/>
  <w16cid:commentId w16cid:paraId="5C71D076" w16cid:durableId="23679131"/>
  <w16cid:commentId w16cid:paraId="47CA55F0" w16cid:durableId="23679146"/>
  <w16cid:commentId w16cid:paraId="086626E5" w16cid:durableId="2367914E"/>
  <w16cid:commentId w16cid:paraId="7A46F8E5" w16cid:durableId="23679156"/>
  <w16cid:commentId w16cid:paraId="2193C752" w16cid:durableId="23679173"/>
  <w16cid:commentId w16cid:paraId="071F5236" w16cid:durableId="2367917E"/>
  <w16cid:commentId w16cid:paraId="25EF6A86" w16cid:durableId="23679189"/>
  <w16cid:commentId w16cid:paraId="7035A0DC" w16cid:durableId="2367919E"/>
  <w16cid:commentId w16cid:paraId="0C74D30F" w16cid:durableId="236791B5"/>
  <w16cid:commentId w16cid:paraId="187226E4" w16cid:durableId="2367B43E"/>
  <w16cid:commentId w16cid:paraId="0290FAA9" w16cid:durableId="2367B45B"/>
  <w16cid:commentId w16cid:paraId="43A26B6E" w16cid:durableId="2367B468"/>
  <w16cid:commentId w16cid:paraId="21D20DF1" w16cid:durableId="2367B479"/>
  <w16cid:commentId w16cid:paraId="255C5A40" w16cid:durableId="2367B48B"/>
  <w16cid:commentId w16cid:paraId="75A7F035" w16cid:durableId="2367B494"/>
  <w16cid:commentId w16cid:paraId="4688EA8C" w16cid:durableId="2367B49C"/>
  <w16cid:commentId w16cid:paraId="2B03193A" w16cid:durableId="2367B4A9"/>
  <w16cid:commentId w16cid:paraId="22123BB8" w16cid:durableId="2367B4C8"/>
  <w16cid:commentId w16cid:paraId="51CE51E3" w16cid:durableId="2367B4D0"/>
  <w16cid:commentId w16cid:paraId="7E730BD0" w16cid:durableId="2367B4D8"/>
  <w16cid:commentId w16cid:paraId="5AA370DF" w16cid:durableId="2367B4F5"/>
  <w16cid:commentId w16cid:paraId="6DEC0F77" w16cid:durableId="2367B500"/>
  <w16cid:commentId w16cid:paraId="19CAEFD0" w16cid:durableId="2367BD21"/>
  <w16cid:commentId w16cid:paraId="5F318C86" w16cid:durableId="2367BD38"/>
  <w16cid:commentId w16cid:paraId="5DC7678F" w16cid:durableId="2367BD60"/>
  <w16cid:commentId w16cid:paraId="676B4618" w16cid:durableId="2367BD82"/>
  <w16cid:commentId w16cid:paraId="286E3E9F" w16cid:durableId="2367BD95"/>
  <w16cid:commentId w16cid:paraId="61173E2D" w16cid:durableId="2367BDA4"/>
  <w16cid:commentId w16cid:paraId="08A4DEB6" w16cid:durableId="2367BDB8"/>
  <w16cid:commentId w16cid:paraId="6AF36744" w16cid:durableId="2367BC99"/>
  <w16cid:commentId w16cid:paraId="1BE33891" w16cid:durableId="23A0AAE2"/>
  <w16cid:commentId w16cid:paraId="371D717C" w16cid:durableId="23B276CA"/>
  <w16cid:commentId w16cid:paraId="4D520AAA" w16cid:durableId="2367DC84"/>
  <w16cid:commentId w16cid:paraId="2DBABC48" w16cid:durableId="2367DC9D"/>
  <w16cid:commentId w16cid:paraId="285F71A9" w16cid:durableId="2367DCAA"/>
  <w16cid:commentId w16cid:paraId="6E2B4224" w16cid:durableId="2367DCB4"/>
  <w16cid:commentId w16cid:paraId="725218B4" w16cid:durableId="2367DCCF"/>
  <w16cid:commentId w16cid:paraId="0EB3C10B" w16cid:durableId="2367DCDD"/>
  <w16cid:commentId w16cid:paraId="69C072AB" w16cid:durableId="2367DCFD"/>
  <w16cid:commentId w16cid:paraId="4B730351" w16cid:durableId="2367DD09"/>
  <w16cid:commentId w16cid:paraId="66BD27CE" w16cid:durableId="2367DD23"/>
  <w16cid:commentId w16cid:paraId="0E48C915" w16cid:durableId="2367DD32"/>
  <w16cid:commentId w16cid:paraId="34A302D9" w16cid:durableId="2367DD3D"/>
  <w16cid:commentId w16cid:paraId="1359142A" w16cid:durableId="2367DD47"/>
  <w16cid:commentId w16cid:paraId="29D03E90" w16cid:durableId="2367DD5F"/>
  <w16cid:commentId w16cid:paraId="2916F8D2" w16cid:durableId="2367DD83"/>
  <w16cid:commentId w16cid:paraId="4FA14654" w16cid:durableId="2367DDA3"/>
  <w16cid:commentId w16cid:paraId="2A6CCA89" w16cid:durableId="2367DDBF"/>
  <w16cid:commentId w16cid:paraId="0C2D8200" w16cid:durableId="2367D7E2"/>
  <w16cid:commentId w16cid:paraId="1334AE58" w16cid:durableId="23A0ABCE"/>
  <w16cid:commentId w16cid:paraId="6F735BBD" w16cid:durableId="23B2743F"/>
  <w16cid:commentId w16cid:paraId="0FFF0522" w16cid:durableId="2367DDD5"/>
  <w16cid:commentId w16cid:paraId="3A84F946" w16cid:durableId="2367DDE3"/>
  <w16cid:commentId w16cid:paraId="1A6FAA57" w16cid:durableId="2367DE11"/>
  <w16cid:commentId w16cid:paraId="1CA19B42" w16cid:durableId="2367DE57"/>
  <w16cid:commentId w16cid:paraId="729E6296" w16cid:durableId="2367DE65"/>
  <w16cid:commentId w16cid:paraId="0481228B" w16cid:durableId="2367DE72"/>
  <w16cid:commentId w16cid:paraId="356F90CA" w16cid:durableId="2367DE7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DFF53" w14:textId="77777777" w:rsidR="003017A4" w:rsidRDefault="003017A4" w:rsidP="00DF360B">
      <w:pPr>
        <w:spacing w:before="0"/>
      </w:pPr>
      <w:r>
        <w:separator/>
      </w:r>
    </w:p>
  </w:endnote>
  <w:endnote w:type="continuationSeparator" w:id="0">
    <w:p w14:paraId="28618E6E" w14:textId="77777777" w:rsidR="003017A4" w:rsidRDefault="003017A4" w:rsidP="00DF360B">
      <w:pPr>
        <w:spacing w:before="0"/>
      </w:pPr>
      <w:r>
        <w:continuationSeparator/>
      </w:r>
    </w:p>
  </w:endnote>
  <w:endnote w:type="continuationNotice" w:id="1">
    <w:p w14:paraId="76AFE4E4" w14:textId="77777777" w:rsidR="003017A4" w:rsidRDefault="003017A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ontserrat">
    <w:altName w:val="Times New Roman"/>
    <w:charset w:val="00"/>
    <w:family w:val="auto"/>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35C79F" w14:textId="77777777" w:rsidR="00411E48" w:rsidRDefault="00411E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D7DD99" w14:textId="77777777" w:rsidR="00411E48" w:rsidRDefault="00411E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59269" w14:textId="77777777" w:rsidR="00411E48" w:rsidRDefault="00411E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C6847E" w14:textId="77777777" w:rsidR="003017A4" w:rsidRDefault="003017A4" w:rsidP="00DF360B">
      <w:pPr>
        <w:spacing w:before="0"/>
      </w:pPr>
      <w:r>
        <w:separator/>
      </w:r>
    </w:p>
  </w:footnote>
  <w:footnote w:type="continuationSeparator" w:id="0">
    <w:p w14:paraId="5A77E87D" w14:textId="77777777" w:rsidR="003017A4" w:rsidRDefault="003017A4" w:rsidP="00DF360B">
      <w:pPr>
        <w:spacing w:before="0"/>
      </w:pPr>
      <w:r>
        <w:continuationSeparator/>
      </w:r>
    </w:p>
  </w:footnote>
  <w:footnote w:type="continuationNotice" w:id="1">
    <w:p w14:paraId="4ED8125E" w14:textId="77777777" w:rsidR="003017A4" w:rsidRDefault="003017A4">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873902" w14:textId="77777777" w:rsidR="00411E48" w:rsidRDefault="00411E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48067D" w14:textId="77777777" w:rsidR="00411E48" w:rsidRDefault="00411E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A7AFA" w14:textId="77777777" w:rsidR="00411E48" w:rsidRDefault="00411E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0C51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ADA689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FF8D8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7E4F5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2066A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DE1B5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F8247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E4152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6A869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DECD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0F57DF"/>
    <w:multiLevelType w:val="hybridMultilevel"/>
    <w:tmpl w:val="C074AC1C"/>
    <w:lvl w:ilvl="0" w:tplc="B0F41758">
      <w:start w:val="1"/>
      <w:numFmt w:val="decimal"/>
      <w:pStyle w:val="L-Numbers"/>
      <w:lvlText w:val="%1."/>
      <w:lvlJc w:val="left"/>
      <w:pPr>
        <w:ind w:left="717" w:hanging="360"/>
      </w:pPr>
      <w:rPr>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1"/>
  </w:num>
  <w:num w:numId="3">
    <w:abstractNumId w:val="11"/>
    <w:lvlOverride w:ilvl="0">
      <w:startOverride w:val="1"/>
    </w:lvlOverride>
  </w:num>
  <w:num w:numId="4">
    <w:abstractNumId w:val="11"/>
    <w:lvlOverride w:ilvl="0">
      <w:startOverride w:val="1"/>
    </w:lvlOverride>
  </w:num>
  <w:num w:numId="5">
    <w:abstractNumId w:val="11"/>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phen Klosterman">
    <w15:presenceInfo w15:providerId="Windows Live" w15:userId="e95a3b33dab462e2"/>
  </w15:person>
  <w15:person w15:author="Mahesh Dhyani">
    <w15:presenceInfo w15:providerId="AD" w15:userId="S::maheshd@packt.com::89f9ee5b-5fc3-4e4b-b651-e236837a49bc"/>
  </w15:person>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gUAn5fOHiwAAAA="/>
  </w:docVars>
  <w:rsids>
    <w:rsidRoot w:val="00A06699"/>
    <w:rsid w:val="0000204E"/>
    <w:rsid w:val="00003ECB"/>
    <w:rsid w:val="00011ED8"/>
    <w:rsid w:val="00011F9A"/>
    <w:rsid w:val="000121FB"/>
    <w:rsid w:val="0001256F"/>
    <w:rsid w:val="00020330"/>
    <w:rsid w:val="00022EE7"/>
    <w:rsid w:val="0002431B"/>
    <w:rsid w:val="00025668"/>
    <w:rsid w:val="00027705"/>
    <w:rsid w:val="00027AA4"/>
    <w:rsid w:val="00031FF5"/>
    <w:rsid w:val="000428D2"/>
    <w:rsid w:val="0006271E"/>
    <w:rsid w:val="00067379"/>
    <w:rsid w:val="00067945"/>
    <w:rsid w:val="00077A7C"/>
    <w:rsid w:val="000915B8"/>
    <w:rsid w:val="000A49CB"/>
    <w:rsid w:val="000B0120"/>
    <w:rsid w:val="000C3540"/>
    <w:rsid w:val="000C4E7E"/>
    <w:rsid w:val="000D1B4D"/>
    <w:rsid w:val="000D46BB"/>
    <w:rsid w:val="000D7F99"/>
    <w:rsid w:val="000E1B72"/>
    <w:rsid w:val="000E2B28"/>
    <w:rsid w:val="000E48B9"/>
    <w:rsid w:val="000E5788"/>
    <w:rsid w:val="000E5811"/>
    <w:rsid w:val="000F12D6"/>
    <w:rsid w:val="000F7480"/>
    <w:rsid w:val="00105E21"/>
    <w:rsid w:val="001129F3"/>
    <w:rsid w:val="001179DB"/>
    <w:rsid w:val="00120214"/>
    <w:rsid w:val="00131028"/>
    <w:rsid w:val="00137EFE"/>
    <w:rsid w:val="00143D53"/>
    <w:rsid w:val="001451C7"/>
    <w:rsid w:val="00146482"/>
    <w:rsid w:val="00152265"/>
    <w:rsid w:val="00153364"/>
    <w:rsid w:val="0015444F"/>
    <w:rsid w:val="00154651"/>
    <w:rsid w:val="00163406"/>
    <w:rsid w:val="00165A89"/>
    <w:rsid w:val="0017258A"/>
    <w:rsid w:val="0017508D"/>
    <w:rsid w:val="00176EB8"/>
    <w:rsid w:val="0018194A"/>
    <w:rsid w:val="001873C4"/>
    <w:rsid w:val="0019117F"/>
    <w:rsid w:val="0019301F"/>
    <w:rsid w:val="001938FA"/>
    <w:rsid w:val="001942B7"/>
    <w:rsid w:val="001C0BA7"/>
    <w:rsid w:val="001C2982"/>
    <w:rsid w:val="001C6EA0"/>
    <w:rsid w:val="001D32F7"/>
    <w:rsid w:val="001E0AD7"/>
    <w:rsid w:val="001E3A10"/>
    <w:rsid w:val="001EC911"/>
    <w:rsid w:val="001F71EB"/>
    <w:rsid w:val="00207A6E"/>
    <w:rsid w:val="002103D1"/>
    <w:rsid w:val="0021068A"/>
    <w:rsid w:val="0021435E"/>
    <w:rsid w:val="002215FB"/>
    <w:rsid w:val="0022DCDA"/>
    <w:rsid w:val="00236E24"/>
    <w:rsid w:val="002506FE"/>
    <w:rsid w:val="00261451"/>
    <w:rsid w:val="0026324C"/>
    <w:rsid w:val="002634A2"/>
    <w:rsid w:val="002667BC"/>
    <w:rsid w:val="0027588B"/>
    <w:rsid w:val="00277B9E"/>
    <w:rsid w:val="002821CB"/>
    <w:rsid w:val="00282544"/>
    <w:rsid w:val="0028430A"/>
    <w:rsid w:val="00291E26"/>
    <w:rsid w:val="002923ED"/>
    <w:rsid w:val="00292D3D"/>
    <w:rsid w:val="00292EB3"/>
    <w:rsid w:val="00294DF1"/>
    <w:rsid w:val="0029540A"/>
    <w:rsid w:val="002957A1"/>
    <w:rsid w:val="002A1E32"/>
    <w:rsid w:val="002A2C1D"/>
    <w:rsid w:val="002A6DF3"/>
    <w:rsid w:val="002B30A8"/>
    <w:rsid w:val="002B3B55"/>
    <w:rsid w:val="002B7F5B"/>
    <w:rsid w:val="002C78A8"/>
    <w:rsid w:val="002D1D52"/>
    <w:rsid w:val="002D375E"/>
    <w:rsid w:val="002E2B33"/>
    <w:rsid w:val="002E2FB8"/>
    <w:rsid w:val="002E47EC"/>
    <w:rsid w:val="00300087"/>
    <w:rsid w:val="003017A4"/>
    <w:rsid w:val="003119BB"/>
    <w:rsid w:val="00321BC7"/>
    <w:rsid w:val="00324AB4"/>
    <w:rsid w:val="00324B46"/>
    <w:rsid w:val="003266F4"/>
    <w:rsid w:val="00331B8D"/>
    <w:rsid w:val="00332836"/>
    <w:rsid w:val="003349EE"/>
    <w:rsid w:val="00335E44"/>
    <w:rsid w:val="00336E41"/>
    <w:rsid w:val="0035209C"/>
    <w:rsid w:val="00352955"/>
    <w:rsid w:val="00353540"/>
    <w:rsid w:val="00362702"/>
    <w:rsid w:val="00364701"/>
    <w:rsid w:val="0036620C"/>
    <w:rsid w:val="003678A5"/>
    <w:rsid w:val="00370805"/>
    <w:rsid w:val="003765DC"/>
    <w:rsid w:val="00384B35"/>
    <w:rsid w:val="0039412D"/>
    <w:rsid w:val="003A5749"/>
    <w:rsid w:val="003B2E13"/>
    <w:rsid w:val="003B5D77"/>
    <w:rsid w:val="003C096A"/>
    <w:rsid w:val="003D16FC"/>
    <w:rsid w:val="003D70B4"/>
    <w:rsid w:val="003E2D67"/>
    <w:rsid w:val="003E3868"/>
    <w:rsid w:val="003E6289"/>
    <w:rsid w:val="003F0705"/>
    <w:rsid w:val="003F2E14"/>
    <w:rsid w:val="003F4A2C"/>
    <w:rsid w:val="003F76BB"/>
    <w:rsid w:val="00403979"/>
    <w:rsid w:val="00410A03"/>
    <w:rsid w:val="00411E48"/>
    <w:rsid w:val="00427EB6"/>
    <w:rsid w:val="00437904"/>
    <w:rsid w:val="0044095E"/>
    <w:rsid w:val="00447032"/>
    <w:rsid w:val="00453D46"/>
    <w:rsid w:val="00461928"/>
    <w:rsid w:val="00466876"/>
    <w:rsid w:val="00486307"/>
    <w:rsid w:val="00490F74"/>
    <w:rsid w:val="00491CC2"/>
    <w:rsid w:val="0049360E"/>
    <w:rsid w:val="00496A15"/>
    <w:rsid w:val="004A05F7"/>
    <w:rsid w:val="004A2183"/>
    <w:rsid w:val="004A4C46"/>
    <w:rsid w:val="004A6AE7"/>
    <w:rsid w:val="004B07DD"/>
    <w:rsid w:val="004B3C2C"/>
    <w:rsid w:val="004C390E"/>
    <w:rsid w:val="004D40F1"/>
    <w:rsid w:val="004E1978"/>
    <w:rsid w:val="004E1D8E"/>
    <w:rsid w:val="004E6147"/>
    <w:rsid w:val="0050379B"/>
    <w:rsid w:val="005147DD"/>
    <w:rsid w:val="005161C7"/>
    <w:rsid w:val="00516C18"/>
    <w:rsid w:val="0052709D"/>
    <w:rsid w:val="00532E08"/>
    <w:rsid w:val="00533680"/>
    <w:rsid w:val="00535577"/>
    <w:rsid w:val="00551866"/>
    <w:rsid w:val="00552C3B"/>
    <w:rsid w:val="0055704A"/>
    <w:rsid w:val="00557BAA"/>
    <w:rsid w:val="00560D7B"/>
    <w:rsid w:val="0056211E"/>
    <w:rsid w:val="00562258"/>
    <w:rsid w:val="005663E6"/>
    <w:rsid w:val="005721E9"/>
    <w:rsid w:val="005760B8"/>
    <w:rsid w:val="005763CE"/>
    <w:rsid w:val="0058373E"/>
    <w:rsid w:val="00585BD7"/>
    <w:rsid w:val="0059205C"/>
    <w:rsid w:val="005A258A"/>
    <w:rsid w:val="005B2A29"/>
    <w:rsid w:val="005D0E6A"/>
    <w:rsid w:val="005E42DC"/>
    <w:rsid w:val="005E50A1"/>
    <w:rsid w:val="005E5104"/>
    <w:rsid w:val="005E551E"/>
    <w:rsid w:val="005F2813"/>
    <w:rsid w:val="005F8F8B"/>
    <w:rsid w:val="005FC4FB"/>
    <w:rsid w:val="00607D04"/>
    <w:rsid w:val="00612096"/>
    <w:rsid w:val="00613706"/>
    <w:rsid w:val="00616714"/>
    <w:rsid w:val="00617A92"/>
    <w:rsid w:val="00620700"/>
    <w:rsid w:val="0062A18A"/>
    <w:rsid w:val="00631F0C"/>
    <w:rsid w:val="00636708"/>
    <w:rsid w:val="00642C98"/>
    <w:rsid w:val="00652F2B"/>
    <w:rsid w:val="006605C5"/>
    <w:rsid w:val="00667249"/>
    <w:rsid w:val="00670ABC"/>
    <w:rsid w:val="00670BC3"/>
    <w:rsid w:val="006725EE"/>
    <w:rsid w:val="0067575F"/>
    <w:rsid w:val="00675EF1"/>
    <w:rsid w:val="006801AE"/>
    <w:rsid w:val="00680505"/>
    <w:rsid w:val="0069415E"/>
    <w:rsid w:val="00694744"/>
    <w:rsid w:val="006A219A"/>
    <w:rsid w:val="006B0BBB"/>
    <w:rsid w:val="006B5B33"/>
    <w:rsid w:val="006B5F0A"/>
    <w:rsid w:val="006B6D87"/>
    <w:rsid w:val="006C00FF"/>
    <w:rsid w:val="006C40C9"/>
    <w:rsid w:val="006C5ED3"/>
    <w:rsid w:val="006C6BCE"/>
    <w:rsid w:val="006D05D9"/>
    <w:rsid w:val="006E7305"/>
    <w:rsid w:val="006F0815"/>
    <w:rsid w:val="006F0FF4"/>
    <w:rsid w:val="006F133B"/>
    <w:rsid w:val="006F3773"/>
    <w:rsid w:val="006F48CB"/>
    <w:rsid w:val="00702D4C"/>
    <w:rsid w:val="00707236"/>
    <w:rsid w:val="0071148C"/>
    <w:rsid w:val="0071C63E"/>
    <w:rsid w:val="00722209"/>
    <w:rsid w:val="00722306"/>
    <w:rsid w:val="00730382"/>
    <w:rsid w:val="00732516"/>
    <w:rsid w:val="00732A0E"/>
    <w:rsid w:val="007643DC"/>
    <w:rsid w:val="00774B03"/>
    <w:rsid w:val="00783622"/>
    <w:rsid w:val="00784F41"/>
    <w:rsid w:val="00786F51"/>
    <w:rsid w:val="00793EDA"/>
    <w:rsid w:val="007A5B51"/>
    <w:rsid w:val="007A7BBC"/>
    <w:rsid w:val="007B0FE7"/>
    <w:rsid w:val="007C175F"/>
    <w:rsid w:val="007C2A37"/>
    <w:rsid w:val="007C2FBD"/>
    <w:rsid w:val="007C32D1"/>
    <w:rsid w:val="007C50C1"/>
    <w:rsid w:val="007C6387"/>
    <w:rsid w:val="007D3BD6"/>
    <w:rsid w:val="007D4038"/>
    <w:rsid w:val="007E2327"/>
    <w:rsid w:val="00802687"/>
    <w:rsid w:val="00807BB0"/>
    <w:rsid w:val="00822639"/>
    <w:rsid w:val="00826F56"/>
    <w:rsid w:val="0084355F"/>
    <w:rsid w:val="00855F4E"/>
    <w:rsid w:val="00860B36"/>
    <w:rsid w:val="00862C38"/>
    <w:rsid w:val="00871E75"/>
    <w:rsid w:val="0087476F"/>
    <w:rsid w:val="00880598"/>
    <w:rsid w:val="008856AF"/>
    <w:rsid w:val="008A1EA6"/>
    <w:rsid w:val="008A2A68"/>
    <w:rsid w:val="008A7D00"/>
    <w:rsid w:val="008B098F"/>
    <w:rsid w:val="008B7129"/>
    <w:rsid w:val="008C0CCE"/>
    <w:rsid w:val="008C559B"/>
    <w:rsid w:val="008D004D"/>
    <w:rsid w:val="008D1F6D"/>
    <w:rsid w:val="008D3908"/>
    <w:rsid w:val="008E0B4D"/>
    <w:rsid w:val="008E204D"/>
    <w:rsid w:val="008E23AF"/>
    <w:rsid w:val="008E36A3"/>
    <w:rsid w:val="008E6B2F"/>
    <w:rsid w:val="008F0CAC"/>
    <w:rsid w:val="008F3E6C"/>
    <w:rsid w:val="008FC9E0"/>
    <w:rsid w:val="00902B59"/>
    <w:rsid w:val="0090780E"/>
    <w:rsid w:val="009078C9"/>
    <w:rsid w:val="00913DCF"/>
    <w:rsid w:val="009213E5"/>
    <w:rsid w:val="00921829"/>
    <w:rsid w:val="00921AF6"/>
    <w:rsid w:val="00927A71"/>
    <w:rsid w:val="009312BC"/>
    <w:rsid w:val="0093393A"/>
    <w:rsid w:val="0093577D"/>
    <w:rsid w:val="00943404"/>
    <w:rsid w:val="00952E8F"/>
    <w:rsid w:val="00957258"/>
    <w:rsid w:val="00957A58"/>
    <w:rsid w:val="00961B68"/>
    <w:rsid w:val="00964297"/>
    <w:rsid w:val="009651EB"/>
    <w:rsid w:val="0096636D"/>
    <w:rsid w:val="009665EA"/>
    <w:rsid w:val="0097121D"/>
    <w:rsid w:val="0097173E"/>
    <w:rsid w:val="00973A47"/>
    <w:rsid w:val="0097588D"/>
    <w:rsid w:val="00977B2A"/>
    <w:rsid w:val="0098291F"/>
    <w:rsid w:val="009838C1"/>
    <w:rsid w:val="00983F04"/>
    <w:rsid w:val="009849C6"/>
    <w:rsid w:val="0098747E"/>
    <w:rsid w:val="00987B2B"/>
    <w:rsid w:val="00987D71"/>
    <w:rsid w:val="00994F51"/>
    <w:rsid w:val="00995705"/>
    <w:rsid w:val="009A0058"/>
    <w:rsid w:val="009B8913"/>
    <w:rsid w:val="009C2F3F"/>
    <w:rsid w:val="009C6A08"/>
    <w:rsid w:val="009D0D8D"/>
    <w:rsid w:val="009E27C7"/>
    <w:rsid w:val="009E6405"/>
    <w:rsid w:val="009F6FBE"/>
    <w:rsid w:val="009F790D"/>
    <w:rsid w:val="00A0056C"/>
    <w:rsid w:val="00A03B0B"/>
    <w:rsid w:val="00A06699"/>
    <w:rsid w:val="00A07625"/>
    <w:rsid w:val="00A203A2"/>
    <w:rsid w:val="00A22593"/>
    <w:rsid w:val="00A257BA"/>
    <w:rsid w:val="00A25DB7"/>
    <w:rsid w:val="00A32861"/>
    <w:rsid w:val="00A328DD"/>
    <w:rsid w:val="00A400BD"/>
    <w:rsid w:val="00A479DE"/>
    <w:rsid w:val="00A53832"/>
    <w:rsid w:val="00A56191"/>
    <w:rsid w:val="00A5748F"/>
    <w:rsid w:val="00A7252B"/>
    <w:rsid w:val="00A75193"/>
    <w:rsid w:val="00A8359E"/>
    <w:rsid w:val="00A86981"/>
    <w:rsid w:val="00A93BA7"/>
    <w:rsid w:val="00A94D99"/>
    <w:rsid w:val="00A96679"/>
    <w:rsid w:val="00AA681E"/>
    <w:rsid w:val="00AC318A"/>
    <w:rsid w:val="00AC44CC"/>
    <w:rsid w:val="00AC4B54"/>
    <w:rsid w:val="00AD108F"/>
    <w:rsid w:val="00AD78E6"/>
    <w:rsid w:val="00AE027B"/>
    <w:rsid w:val="00AE7A1E"/>
    <w:rsid w:val="00AF2E97"/>
    <w:rsid w:val="00AF586B"/>
    <w:rsid w:val="00AF6D57"/>
    <w:rsid w:val="00AF7BFD"/>
    <w:rsid w:val="00B05909"/>
    <w:rsid w:val="00B11F6C"/>
    <w:rsid w:val="00B15D55"/>
    <w:rsid w:val="00B16EFA"/>
    <w:rsid w:val="00B17DAE"/>
    <w:rsid w:val="00B17F23"/>
    <w:rsid w:val="00B2264C"/>
    <w:rsid w:val="00B2AD51"/>
    <w:rsid w:val="00B459CE"/>
    <w:rsid w:val="00B5061E"/>
    <w:rsid w:val="00B61197"/>
    <w:rsid w:val="00B61DA7"/>
    <w:rsid w:val="00B6275C"/>
    <w:rsid w:val="00B678EB"/>
    <w:rsid w:val="00B707DC"/>
    <w:rsid w:val="00B766C1"/>
    <w:rsid w:val="00B85A07"/>
    <w:rsid w:val="00B87F3F"/>
    <w:rsid w:val="00B95E47"/>
    <w:rsid w:val="00BB09D9"/>
    <w:rsid w:val="00BB552D"/>
    <w:rsid w:val="00BC4BC8"/>
    <w:rsid w:val="00BC4E47"/>
    <w:rsid w:val="00BC6A1F"/>
    <w:rsid w:val="00BD4058"/>
    <w:rsid w:val="00BE5DBA"/>
    <w:rsid w:val="00BF0880"/>
    <w:rsid w:val="00C02027"/>
    <w:rsid w:val="00C07174"/>
    <w:rsid w:val="00C1213F"/>
    <w:rsid w:val="00C14AB4"/>
    <w:rsid w:val="00C168AB"/>
    <w:rsid w:val="00C200AE"/>
    <w:rsid w:val="00C252B1"/>
    <w:rsid w:val="00C260FB"/>
    <w:rsid w:val="00C35304"/>
    <w:rsid w:val="00C46D3A"/>
    <w:rsid w:val="00C52F13"/>
    <w:rsid w:val="00C5392B"/>
    <w:rsid w:val="00C546A1"/>
    <w:rsid w:val="00C61E53"/>
    <w:rsid w:val="00C66C2C"/>
    <w:rsid w:val="00C695D9"/>
    <w:rsid w:val="00C726E2"/>
    <w:rsid w:val="00C7520D"/>
    <w:rsid w:val="00C81FC9"/>
    <w:rsid w:val="00C866FF"/>
    <w:rsid w:val="00C87449"/>
    <w:rsid w:val="00C95681"/>
    <w:rsid w:val="00CA357D"/>
    <w:rsid w:val="00CC1BEB"/>
    <w:rsid w:val="00CC5B4C"/>
    <w:rsid w:val="00CD3E7F"/>
    <w:rsid w:val="00CE117A"/>
    <w:rsid w:val="00D017D5"/>
    <w:rsid w:val="00D040D3"/>
    <w:rsid w:val="00D04A86"/>
    <w:rsid w:val="00D20CA9"/>
    <w:rsid w:val="00D22076"/>
    <w:rsid w:val="00D2513E"/>
    <w:rsid w:val="00D349A5"/>
    <w:rsid w:val="00D47275"/>
    <w:rsid w:val="00D60635"/>
    <w:rsid w:val="00D62D7C"/>
    <w:rsid w:val="00D657F8"/>
    <w:rsid w:val="00D72DAF"/>
    <w:rsid w:val="00D8194F"/>
    <w:rsid w:val="00D82290"/>
    <w:rsid w:val="00D82F97"/>
    <w:rsid w:val="00D83A2B"/>
    <w:rsid w:val="00D84DD3"/>
    <w:rsid w:val="00D92693"/>
    <w:rsid w:val="00DA06A0"/>
    <w:rsid w:val="00DA40BC"/>
    <w:rsid w:val="00DA7067"/>
    <w:rsid w:val="00DB0EB1"/>
    <w:rsid w:val="00DB0F9A"/>
    <w:rsid w:val="00DB630B"/>
    <w:rsid w:val="00DB6F6D"/>
    <w:rsid w:val="00DB7850"/>
    <w:rsid w:val="00DC2E5C"/>
    <w:rsid w:val="00DC689E"/>
    <w:rsid w:val="00DD0D82"/>
    <w:rsid w:val="00DD4A92"/>
    <w:rsid w:val="00DE0645"/>
    <w:rsid w:val="00DE194A"/>
    <w:rsid w:val="00DE6A32"/>
    <w:rsid w:val="00DE72D9"/>
    <w:rsid w:val="00DF360B"/>
    <w:rsid w:val="00E0664E"/>
    <w:rsid w:val="00E0760B"/>
    <w:rsid w:val="00E07C47"/>
    <w:rsid w:val="00E278C6"/>
    <w:rsid w:val="00E34C6B"/>
    <w:rsid w:val="00E34F15"/>
    <w:rsid w:val="00E35AF6"/>
    <w:rsid w:val="00E46B3A"/>
    <w:rsid w:val="00E4CC8C"/>
    <w:rsid w:val="00E51404"/>
    <w:rsid w:val="00E5299B"/>
    <w:rsid w:val="00E61770"/>
    <w:rsid w:val="00E63272"/>
    <w:rsid w:val="00E67166"/>
    <w:rsid w:val="00E74E7C"/>
    <w:rsid w:val="00E77948"/>
    <w:rsid w:val="00E85C5A"/>
    <w:rsid w:val="00E85CEA"/>
    <w:rsid w:val="00E86220"/>
    <w:rsid w:val="00E918F2"/>
    <w:rsid w:val="00E965A1"/>
    <w:rsid w:val="00E9684C"/>
    <w:rsid w:val="00EA2BD4"/>
    <w:rsid w:val="00EB301A"/>
    <w:rsid w:val="00EC4622"/>
    <w:rsid w:val="00EC48B2"/>
    <w:rsid w:val="00EC5BDD"/>
    <w:rsid w:val="00ED0E98"/>
    <w:rsid w:val="00ED22AB"/>
    <w:rsid w:val="00ED3348"/>
    <w:rsid w:val="00ED35BB"/>
    <w:rsid w:val="00ED3AB8"/>
    <w:rsid w:val="00ED76B6"/>
    <w:rsid w:val="00EE1BB4"/>
    <w:rsid w:val="00F0E404"/>
    <w:rsid w:val="00F105CA"/>
    <w:rsid w:val="00F10A7B"/>
    <w:rsid w:val="00F14694"/>
    <w:rsid w:val="00F224C8"/>
    <w:rsid w:val="00F25199"/>
    <w:rsid w:val="00F3149B"/>
    <w:rsid w:val="00F32FE8"/>
    <w:rsid w:val="00F336AE"/>
    <w:rsid w:val="00F33F9E"/>
    <w:rsid w:val="00F47062"/>
    <w:rsid w:val="00F52C10"/>
    <w:rsid w:val="00F533A7"/>
    <w:rsid w:val="00F61644"/>
    <w:rsid w:val="00F6180C"/>
    <w:rsid w:val="00F65B66"/>
    <w:rsid w:val="00F65CED"/>
    <w:rsid w:val="00F71A94"/>
    <w:rsid w:val="00F75136"/>
    <w:rsid w:val="00F75F88"/>
    <w:rsid w:val="00F8342F"/>
    <w:rsid w:val="00F856E6"/>
    <w:rsid w:val="00F8705D"/>
    <w:rsid w:val="00F87620"/>
    <w:rsid w:val="00F94E7C"/>
    <w:rsid w:val="00FA40E6"/>
    <w:rsid w:val="00FA564B"/>
    <w:rsid w:val="00FA7D49"/>
    <w:rsid w:val="00FB4038"/>
    <w:rsid w:val="00FC5BDD"/>
    <w:rsid w:val="00FD0562"/>
    <w:rsid w:val="00FD4989"/>
    <w:rsid w:val="00FE2D64"/>
    <w:rsid w:val="00FEC943"/>
    <w:rsid w:val="00FF07CD"/>
    <w:rsid w:val="00FF45D3"/>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E1699530-2096-4130-AE5E-03A5ED4F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0428D2"/>
    <w:rPr>
      <w:rFonts w:ascii="Arial" w:eastAsia="Arial" w:hAnsi="Arial" w:cs="Arial"/>
      <w:color w:val="FF40FF"/>
      <w:sz w:val="22"/>
      <w:szCs w:val="22"/>
      <w:lang w:val="en" w:eastAsia="en-US"/>
    </w:rPr>
  </w:style>
  <w:style w:type="paragraph" w:styleId="Heading1">
    <w:name w:val="heading 1"/>
    <w:basedOn w:val="Normal"/>
    <w:next w:val="Normal"/>
    <w:rsid w:val="00FC5BDD"/>
    <w:pPr>
      <w:keepNext/>
      <w:keepLines/>
      <w:spacing w:before="400"/>
      <w:outlineLvl w:val="0"/>
    </w:pPr>
    <w:rPr>
      <w:sz w:val="36"/>
      <w:szCs w:val="40"/>
    </w:rPr>
  </w:style>
  <w:style w:type="paragraph" w:styleId="Heading2">
    <w:name w:val="heading 2"/>
    <w:basedOn w:val="Normal"/>
    <w:next w:val="Normal"/>
    <w:rsid w:val="00FC5BDD"/>
    <w:pPr>
      <w:keepNext/>
      <w:keepLines/>
      <w:spacing w:before="360"/>
      <w:outlineLvl w:val="1"/>
    </w:pPr>
    <w:rPr>
      <w:sz w:val="28"/>
      <w:szCs w:val="32"/>
    </w:rPr>
  </w:style>
  <w:style w:type="paragraph" w:styleId="Heading3">
    <w:name w:val="heading 3"/>
    <w:basedOn w:val="Normal"/>
    <w:next w:val="Normal"/>
    <w:rsid w:val="00FC5BDD"/>
    <w:pPr>
      <w:spacing w:before="320" w:after="80"/>
      <w:mirrorIndents/>
      <w:outlineLvl w:val="2"/>
    </w:pPr>
    <w:rPr>
      <w:sz w:val="24"/>
      <w:szCs w:val="28"/>
    </w:rPr>
  </w:style>
  <w:style w:type="paragraph" w:styleId="Heading4">
    <w:name w:val="heading 4"/>
    <w:basedOn w:val="Normal"/>
    <w:next w:val="Normal"/>
    <w:rsid w:val="00FC5BDD"/>
    <w:pPr>
      <w:keepNext/>
      <w:keepLines/>
      <w:spacing w:before="280" w:after="280"/>
      <w:outlineLvl w:val="3"/>
    </w:pPr>
    <w:rPr>
      <w:sz w:val="24"/>
      <w:szCs w:val="24"/>
    </w:rPr>
  </w:style>
  <w:style w:type="paragraph" w:styleId="Heading5">
    <w:name w:val="heading 5"/>
    <w:basedOn w:val="Normal"/>
    <w:next w:val="Normal"/>
    <w:rsid w:val="00FC5BDD"/>
    <w:pPr>
      <w:keepNext/>
      <w:keepLines/>
      <w:spacing w:before="240" w:after="80"/>
      <w:outlineLvl w:val="4"/>
    </w:pPr>
    <w:rPr>
      <w:sz w:val="20"/>
    </w:rPr>
  </w:style>
  <w:style w:type="paragraph" w:styleId="Heading6">
    <w:name w:val="heading 6"/>
    <w:basedOn w:val="Heading5"/>
    <w:next w:val="Normal"/>
    <w:rsid w:val="00FC5BDD"/>
    <w:pPr>
      <w:spacing w:before="120" w:after="240"/>
      <w:outlineLvl w:val="5"/>
    </w:pPr>
  </w:style>
  <w:style w:type="paragraph" w:styleId="Heading7">
    <w:name w:val="heading 7"/>
    <w:basedOn w:val="Normal"/>
    <w:next w:val="Normal"/>
    <w:link w:val="Heading7Char"/>
    <w:uiPriority w:val="9"/>
    <w:unhideWhenUsed/>
    <w:rsid w:val="00FC5BDD"/>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FC5BDD"/>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FC5BDD"/>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FC5BDD"/>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FC5BDD"/>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FC5BDD"/>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FC5BDD"/>
    <w:pPr>
      <w:spacing w:before="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5BDD"/>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FC5BDD"/>
    <w:pPr>
      <w:numPr>
        <w:ilvl w:val="1"/>
      </w:numPr>
      <w:spacing w:after="160"/>
      <w:ind w:left="1168"/>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FC5BDD"/>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99"/>
    <w:qFormat/>
    <w:rsid w:val="00FC5BDD"/>
    <w:rPr>
      <w:rFonts w:ascii="Arial" w:hAnsi="Arial"/>
      <w:b/>
      <w:sz w:val="22"/>
      <w:bdr w:val="none" w:sz="0" w:space="0" w:color="auto"/>
      <w:shd w:val="clear" w:color="auto" w:fill="73FDD6"/>
    </w:rPr>
  </w:style>
  <w:style w:type="paragraph" w:customStyle="1" w:styleId="P-Callout">
    <w:name w:val="P - Callout"/>
    <w:basedOn w:val="P-Regular"/>
    <w:next w:val="P-Regular"/>
    <w:uiPriority w:val="99"/>
    <w:qFormat/>
    <w:rsid w:val="00FC5BDD"/>
    <w:pPr>
      <w:shd w:val="clear" w:color="auto" w:fill="FDE9D9" w:themeFill="accent6" w:themeFillTint="33"/>
      <w:spacing w:after="240"/>
      <w:mirrorIndents/>
    </w:pPr>
  </w:style>
  <w:style w:type="paragraph" w:customStyle="1" w:styleId="P-Regular">
    <w:name w:val="P - Regular"/>
    <w:uiPriority w:val="99"/>
    <w:qFormat/>
    <w:rsid w:val="00FC5BDD"/>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FC5BDD"/>
    <w:rPr>
      <w:color w:val="C00000"/>
      <w:sz w:val="20"/>
      <w:szCs w:val="20"/>
    </w:rPr>
  </w:style>
  <w:style w:type="character" w:customStyle="1" w:styleId="CommentTextChar">
    <w:name w:val="Comment Text Char"/>
    <w:basedOn w:val="DefaultParagraphFont"/>
    <w:link w:val="CommentText"/>
    <w:uiPriority w:val="99"/>
    <w:rsid w:val="00FC5BDD"/>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FC5BDD"/>
    <w:rPr>
      <w:rFonts w:ascii="Arial" w:hAnsi="Arial"/>
      <w:color w:val="C00000"/>
      <w:sz w:val="16"/>
      <w:szCs w:val="16"/>
    </w:rPr>
  </w:style>
  <w:style w:type="character" w:customStyle="1" w:styleId="P-Keyword">
    <w:name w:val="P - Keyword"/>
    <w:uiPriority w:val="99"/>
    <w:qFormat/>
    <w:rsid w:val="00FC5BDD"/>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FC5BDD"/>
    <w:pPr>
      <w:spacing w:before="100" w:beforeAutospacing="1" w:after="100" w:afterAutospacing="1"/>
    </w:pPr>
    <w:rPr>
      <w:rFonts w:ascii="Times New Roman" w:eastAsia="Times New Roman" w:hAnsi="Times New Roman" w:cs="Times New Roman"/>
      <w:sz w:val="24"/>
      <w:szCs w:val="24"/>
      <w:lang w:val="en-GB"/>
    </w:rPr>
  </w:style>
  <w:style w:type="paragraph" w:customStyle="1" w:styleId="L-Numbers">
    <w:name w:val="L - Numbers"/>
    <w:basedOn w:val="P-Regular"/>
    <w:uiPriority w:val="99"/>
    <w:qFormat/>
    <w:rsid w:val="001E3A10"/>
    <w:pPr>
      <w:numPr>
        <w:numId w:val="2"/>
      </w:numPr>
      <w:spacing w:before="160" w:after="160" w:line="300" w:lineRule="auto"/>
      <w:contextualSpacing/>
    </w:pPr>
  </w:style>
  <w:style w:type="paragraph" w:customStyle="1" w:styleId="L-Bullets">
    <w:name w:val="L - Bullets"/>
    <w:basedOn w:val="P-Regular"/>
    <w:uiPriority w:val="99"/>
    <w:qFormat/>
    <w:rsid w:val="00FC5BDD"/>
    <w:pPr>
      <w:numPr>
        <w:numId w:val="1"/>
      </w:numPr>
      <w:spacing w:line="300" w:lineRule="auto"/>
      <w:contextualSpacing/>
    </w:pPr>
  </w:style>
  <w:style w:type="paragraph" w:styleId="BalloonText">
    <w:name w:val="Balloon Text"/>
    <w:basedOn w:val="Normal"/>
    <w:link w:val="BalloonTextChar"/>
    <w:uiPriority w:val="99"/>
    <w:semiHidden/>
    <w:unhideWhenUsed/>
    <w:rsid w:val="00FC5BDD"/>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C5BDD"/>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FC5BDD"/>
    <w:rPr>
      <w:rFonts w:ascii="Arial" w:hAnsi="Arial"/>
      <w:color w:val="0000FF"/>
      <w:sz w:val="22"/>
      <w:u w:val="single"/>
      <w:bdr w:val="none" w:sz="0" w:space="0" w:color="auto"/>
      <w:shd w:val="clear" w:color="auto" w:fill="00FA00"/>
    </w:rPr>
  </w:style>
  <w:style w:type="character" w:customStyle="1" w:styleId="P-Italics">
    <w:name w:val="P - Italics"/>
    <w:uiPriority w:val="99"/>
    <w:qFormat/>
    <w:rsid w:val="00FC5BDD"/>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FC5BDD"/>
    <w:rPr>
      <w:rFonts w:ascii="Arial" w:hAnsi="Arial"/>
      <w:color w:val="FF40FF"/>
      <w:sz w:val="22"/>
      <w:u w:val="single"/>
    </w:rPr>
  </w:style>
  <w:style w:type="character" w:customStyle="1" w:styleId="P-Code">
    <w:name w:val="P - Code"/>
    <w:uiPriority w:val="99"/>
    <w:qFormat/>
    <w:rsid w:val="00FC5BDD"/>
    <w:rPr>
      <w:rFonts w:ascii="Courier" w:hAnsi="Courier"/>
      <w:sz w:val="22"/>
      <w:bdr w:val="none" w:sz="0" w:space="0" w:color="auto"/>
      <w:shd w:val="clear" w:color="auto" w:fill="D5FC79"/>
    </w:rPr>
  </w:style>
  <w:style w:type="paragraph" w:customStyle="1" w:styleId="H1-Topic">
    <w:name w:val="H1 - Topic"/>
    <w:next w:val="P-Regular"/>
    <w:uiPriority w:val="99"/>
    <w:qFormat/>
    <w:rsid w:val="00FC5BDD"/>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uiPriority w:val="99"/>
    <w:qFormat/>
    <w:rsid w:val="00FC5BDD"/>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FC5BDD"/>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FC5BDD"/>
    <w:pPr>
      <w:tabs>
        <w:tab w:val="center" w:pos="4680"/>
        <w:tab w:val="right" w:pos="9360"/>
      </w:tabs>
      <w:spacing w:before="0"/>
    </w:pPr>
  </w:style>
  <w:style w:type="character" w:customStyle="1" w:styleId="FooterChar">
    <w:name w:val="Footer Char"/>
    <w:basedOn w:val="DefaultParagraphFont"/>
    <w:link w:val="Footer"/>
    <w:uiPriority w:val="99"/>
    <w:rsid w:val="00FC5BDD"/>
    <w:rPr>
      <w:rFonts w:ascii="Arial" w:eastAsia="Arial" w:hAnsi="Arial" w:cs="Arial"/>
      <w:color w:val="FF40FF"/>
      <w:sz w:val="22"/>
      <w:szCs w:val="22"/>
      <w:lang w:val="en" w:eastAsia="en-US"/>
    </w:rPr>
  </w:style>
  <w:style w:type="paragraph" w:customStyle="1" w:styleId="H3-Subheading">
    <w:name w:val="H3 - Subheading"/>
    <w:basedOn w:val="H2-General"/>
    <w:qFormat/>
    <w:rsid w:val="00FC5BDD"/>
    <w:rPr>
      <w:sz w:val="24"/>
    </w:rPr>
  </w:style>
  <w:style w:type="character" w:customStyle="1" w:styleId="UnresolvedMention1">
    <w:name w:val="Unresolved Mention1"/>
    <w:basedOn w:val="DefaultParagraphFont"/>
    <w:uiPriority w:val="99"/>
    <w:semiHidden/>
    <w:unhideWhenUsed/>
    <w:locked/>
    <w:rsid w:val="00FC5BDD"/>
    <w:rPr>
      <w:color w:val="FF40FF"/>
      <w:shd w:val="clear" w:color="auto" w:fill="E1DFDD"/>
    </w:rPr>
  </w:style>
  <w:style w:type="paragraph" w:customStyle="1" w:styleId="IMG-Caption">
    <w:name w:val="IMG - Caption"/>
    <w:next w:val="P-Regular"/>
    <w:uiPriority w:val="99"/>
    <w:qFormat/>
    <w:rsid w:val="00FC5BDD"/>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FC5BDD"/>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FC5BDD"/>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FC5BDD"/>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uiPriority w:val="99"/>
    <w:qFormat/>
    <w:rsid w:val="00FC5BDD"/>
    <w:pPr>
      <w:numPr>
        <w:numId w:val="0"/>
      </w:numPr>
      <w:ind w:left="720"/>
      <w:contextualSpacing w:val="0"/>
    </w:pPr>
  </w:style>
  <w:style w:type="paragraph" w:customStyle="1" w:styleId="L-Source">
    <w:name w:val="L - Source"/>
    <w:basedOn w:val="P-Source"/>
    <w:uiPriority w:val="99"/>
    <w:rsid w:val="00FC5BDD"/>
    <w:pPr>
      <w:ind w:left="720"/>
    </w:pPr>
  </w:style>
  <w:style w:type="paragraph" w:styleId="CommentSubject">
    <w:name w:val="annotation subject"/>
    <w:basedOn w:val="CommentText"/>
    <w:next w:val="CommentText"/>
    <w:link w:val="CommentSubjectChar"/>
    <w:uiPriority w:val="99"/>
    <w:semiHidden/>
    <w:unhideWhenUsed/>
    <w:rsid w:val="00FC5BDD"/>
    <w:rPr>
      <w:b/>
      <w:bCs/>
    </w:rPr>
  </w:style>
  <w:style w:type="character" w:customStyle="1" w:styleId="CommentSubjectChar">
    <w:name w:val="Comment Subject Char"/>
    <w:basedOn w:val="CommentTextChar"/>
    <w:link w:val="CommentSubject"/>
    <w:uiPriority w:val="99"/>
    <w:semiHidden/>
    <w:rsid w:val="00FC5BDD"/>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FC5BDD"/>
    <w:pPr>
      <w:pBdr>
        <w:top w:val="single" w:sz="6" w:space="1" w:color="auto"/>
        <w:left w:val="single" w:sz="6" w:space="1" w:color="auto"/>
        <w:bottom w:val="single" w:sz="6" w:space="1" w:color="auto"/>
        <w:right w:val="single" w:sz="6" w:space="1" w:color="auto"/>
      </w:pBdr>
      <w:shd w:val="pct20" w:color="auto" w:fill="auto"/>
      <w:spacing w:before="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C5BDD"/>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FC5BDD"/>
    <w:rPr>
      <w:i/>
      <w:iCs/>
      <w:color w:val="FF40FF"/>
    </w:rPr>
  </w:style>
  <w:style w:type="character" w:styleId="IntenseEmphasis">
    <w:name w:val="Intense Emphasis"/>
    <w:basedOn w:val="DefaultParagraphFont"/>
    <w:uiPriority w:val="21"/>
    <w:rsid w:val="00FC5BDD"/>
    <w:rPr>
      <w:i/>
      <w:iCs/>
      <w:color w:val="FF40FF"/>
    </w:rPr>
  </w:style>
  <w:style w:type="paragraph" w:styleId="Quote">
    <w:name w:val="Quote"/>
    <w:basedOn w:val="Normal"/>
    <w:next w:val="Normal"/>
    <w:link w:val="QuoteChar"/>
    <w:uiPriority w:val="29"/>
    <w:rsid w:val="00FC5BDD"/>
    <w:pPr>
      <w:spacing w:before="200" w:after="160"/>
      <w:ind w:left="864" w:right="864"/>
      <w:jc w:val="center"/>
    </w:pPr>
    <w:rPr>
      <w:i/>
      <w:iCs/>
    </w:rPr>
  </w:style>
  <w:style w:type="character" w:customStyle="1" w:styleId="QuoteChar">
    <w:name w:val="Quote Char"/>
    <w:basedOn w:val="DefaultParagraphFont"/>
    <w:link w:val="Quote"/>
    <w:uiPriority w:val="29"/>
    <w:rsid w:val="00FC5BDD"/>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FC5BDD"/>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FC5BDD"/>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FC5BDD"/>
    <w:rPr>
      <w:smallCaps/>
      <w:color w:val="FF40FF"/>
    </w:rPr>
  </w:style>
  <w:style w:type="character" w:styleId="IntenseReference">
    <w:name w:val="Intense Reference"/>
    <w:basedOn w:val="DefaultParagraphFont"/>
    <w:uiPriority w:val="32"/>
    <w:rsid w:val="00FC5BDD"/>
    <w:rPr>
      <w:b/>
      <w:bCs/>
      <w:smallCaps/>
      <w:color w:val="FF40FF"/>
      <w:spacing w:val="5"/>
    </w:rPr>
  </w:style>
  <w:style w:type="paragraph" w:styleId="Caption">
    <w:name w:val="caption"/>
    <w:basedOn w:val="Normal"/>
    <w:next w:val="Normal"/>
    <w:uiPriority w:val="35"/>
    <w:semiHidden/>
    <w:unhideWhenUsed/>
    <w:qFormat/>
    <w:rsid w:val="00FC5BDD"/>
    <w:pPr>
      <w:spacing w:before="0" w:after="200"/>
    </w:pPr>
    <w:rPr>
      <w:i/>
      <w:iCs/>
      <w:sz w:val="18"/>
      <w:szCs w:val="18"/>
    </w:rPr>
  </w:style>
  <w:style w:type="paragraph" w:styleId="TOCHeading">
    <w:name w:val="TOC Heading"/>
    <w:basedOn w:val="Heading1"/>
    <w:next w:val="Normal"/>
    <w:uiPriority w:val="39"/>
    <w:unhideWhenUsed/>
    <w:qFormat/>
    <w:rsid w:val="00FC5BDD"/>
    <w:pPr>
      <w:spacing w:before="24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FC5BD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FC5BDD"/>
    <w:rPr>
      <w:color w:val="FF40FF"/>
      <w:shd w:val="clear" w:color="auto" w:fill="E1DFDD"/>
    </w:rPr>
  </w:style>
  <w:style w:type="character" w:customStyle="1" w:styleId="UnresolvedMention2">
    <w:name w:val="Unresolved Mention2"/>
    <w:basedOn w:val="DefaultParagraphFont"/>
    <w:uiPriority w:val="99"/>
    <w:semiHidden/>
    <w:unhideWhenUsed/>
    <w:rsid w:val="00FC5BDD"/>
    <w:rPr>
      <w:color w:val="FF40FF"/>
      <w:shd w:val="clear" w:color="auto" w:fill="E1DFDD"/>
    </w:rPr>
  </w:style>
  <w:style w:type="character" w:customStyle="1" w:styleId="Hashtag1">
    <w:name w:val="Hashtag1"/>
    <w:basedOn w:val="DefaultParagraphFont"/>
    <w:uiPriority w:val="99"/>
    <w:semiHidden/>
    <w:unhideWhenUsed/>
    <w:rsid w:val="00FC5BDD"/>
    <w:rPr>
      <w:color w:val="FF40FF"/>
      <w:shd w:val="clear" w:color="auto" w:fill="E1DFDD"/>
    </w:rPr>
  </w:style>
  <w:style w:type="character" w:styleId="EndnoteReference">
    <w:name w:val="endnote reference"/>
    <w:basedOn w:val="DefaultParagraphFont"/>
    <w:uiPriority w:val="99"/>
    <w:semiHidden/>
    <w:unhideWhenUsed/>
    <w:rsid w:val="00FC5BDD"/>
    <w:rPr>
      <w:color w:val="FF40FF"/>
      <w:vertAlign w:val="superscript"/>
    </w:rPr>
  </w:style>
  <w:style w:type="character" w:styleId="FootnoteReference">
    <w:name w:val="footnote reference"/>
    <w:basedOn w:val="DefaultParagraphFont"/>
    <w:uiPriority w:val="99"/>
    <w:semiHidden/>
    <w:unhideWhenUsed/>
    <w:rsid w:val="00FC5BDD"/>
    <w:rPr>
      <w:color w:val="FF40FF"/>
      <w:vertAlign w:val="superscript"/>
    </w:rPr>
  </w:style>
  <w:style w:type="character" w:styleId="HTMLAcronym">
    <w:name w:val="HTML Acronym"/>
    <w:basedOn w:val="DefaultParagraphFont"/>
    <w:uiPriority w:val="99"/>
    <w:semiHidden/>
    <w:unhideWhenUsed/>
    <w:rsid w:val="00FC5BDD"/>
    <w:rPr>
      <w:color w:val="FF40FF"/>
    </w:rPr>
  </w:style>
  <w:style w:type="character" w:styleId="HTMLCite">
    <w:name w:val="HTML Cite"/>
    <w:basedOn w:val="DefaultParagraphFont"/>
    <w:uiPriority w:val="99"/>
    <w:semiHidden/>
    <w:unhideWhenUsed/>
    <w:rsid w:val="00FC5BDD"/>
    <w:rPr>
      <w:i/>
      <w:iCs/>
      <w:color w:val="FF40FF"/>
    </w:rPr>
  </w:style>
  <w:style w:type="character" w:styleId="HTMLCode">
    <w:name w:val="HTML Code"/>
    <w:basedOn w:val="DefaultParagraphFont"/>
    <w:uiPriority w:val="99"/>
    <w:semiHidden/>
    <w:unhideWhenUsed/>
    <w:rsid w:val="00FC5BDD"/>
    <w:rPr>
      <w:rFonts w:ascii="Consolas" w:hAnsi="Consolas" w:cs="Consolas"/>
      <w:color w:val="FF40FF"/>
      <w:sz w:val="20"/>
      <w:szCs w:val="20"/>
    </w:rPr>
  </w:style>
  <w:style w:type="character" w:styleId="HTMLDefinition">
    <w:name w:val="HTML Definition"/>
    <w:basedOn w:val="DefaultParagraphFont"/>
    <w:uiPriority w:val="99"/>
    <w:semiHidden/>
    <w:unhideWhenUsed/>
    <w:rsid w:val="00FC5BDD"/>
    <w:rPr>
      <w:i/>
      <w:iCs/>
      <w:color w:val="FF40FF"/>
    </w:rPr>
  </w:style>
  <w:style w:type="character" w:styleId="HTMLKeyboard">
    <w:name w:val="HTML Keyboard"/>
    <w:basedOn w:val="DefaultParagraphFont"/>
    <w:uiPriority w:val="99"/>
    <w:semiHidden/>
    <w:unhideWhenUsed/>
    <w:rsid w:val="00FC5BDD"/>
    <w:rPr>
      <w:rFonts w:ascii="Consolas" w:hAnsi="Consolas" w:cs="Consolas"/>
      <w:color w:val="FF40FF"/>
      <w:sz w:val="20"/>
      <w:szCs w:val="20"/>
    </w:rPr>
  </w:style>
  <w:style w:type="character" w:styleId="HTMLSample">
    <w:name w:val="HTML Sample"/>
    <w:basedOn w:val="DefaultParagraphFont"/>
    <w:uiPriority w:val="99"/>
    <w:semiHidden/>
    <w:unhideWhenUsed/>
    <w:rsid w:val="00FC5BDD"/>
    <w:rPr>
      <w:rFonts w:ascii="Consolas" w:hAnsi="Consolas" w:cs="Consolas"/>
      <w:color w:val="FF40FF"/>
      <w:sz w:val="24"/>
      <w:szCs w:val="24"/>
    </w:rPr>
  </w:style>
  <w:style w:type="character" w:styleId="HTMLTypewriter">
    <w:name w:val="HTML Typewriter"/>
    <w:basedOn w:val="DefaultParagraphFont"/>
    <w:uiPriority w:val="99"/>
    <w:semiHidden/>
    <w:unhideWhenUsed/>
    <w:rsid w:val="00FC5BDD"/>
    <w:rPr>
      <w:rFonts w:ascii="Consolas" w:hAnsi="Consolas" w:cs="Consolas"/>
      <w:color w:val="FF40FF"/>
      <w:sz w:val="20"/>
      <w:szCs w:val="20"/>
    </w:rPr>
  </w:style>
  <w:style w:type="character" w:styleId="HTMLVariable">
    <w:name w:val="HTML Variable"/>
    <w:basedOn w:val="DefaultParagraphFont"/>
    <w:uiPriority w:val="99"/>
    <w:semiHidden/>
    <w:unhideWhenUsed/>
    <w:rsid w:val="00FC5BDD"/>
    <w:rPr>
      <w:i/>
      <w:iCs/>
      <w:color w:val="FF40FF"/>
    </w:rPr>
  </w:style>
  <w:style w:type="character" w:styleId="LineNumber">
    <w:name w:val="line number"/>
    <w:basedOn w:val="DefaultParagraphFont"/>
    <w:uiPriority w:val="99"/>
    <w:semiHidden/>
    <w:unhideWhenUsed/>
    <w:rsid w:val="00FC5BDD"/>
    <w:rPr>
      <w:color w:val="FF40FF"/>
    </w:rPr>
  </w:style>
  <w:style w:type="character" w:styleId="PageNumber">
    <w:name w:val="page number"/>
    <w:basedOn w:val="DefaultParagraphFont"/>
    <w:uiPriority w:val="99"/>
    <w:semiHidden/>
    <w:unhideWhenUsed/>
    <w:rsid w:val="00FC5BDD"/>
    <w:rPr>
      <w:color w:val="FF40FF"/>
    </w:rPr>
  </w:style>
  <w:style w:type="character" w:styleId="PlaceholderText">
    <w:name w:val="Placeholder Text"/>
    <w:basedOn w:val="DefaultParagraphFont"/>
    <w:uiPriority w:val="99"/>
    <w:semiHidden/>
    <w:rsid w:val="00FC5BDD"/>
    <w:rPr>
      <w:color w:val="FF40FF"/>
    </w:rPr>
  </w:style>
  <w:style w:type="character" w:customStyle="1" w:styleId="SmartHyperlink1">
    <w:name w:val="Smart Hyperlink1"/>
    <w:basedOn w:val="DefaultParagraphFont"/>
    <w:uiPriority w:val="99"/>
    <w:semiHidden/>
    <w:unhideWhenUsed/>
    <w:rsid w:val="00FC5BDD"/>
    <w:rPr>
      <w:color w:val="FF40FF"/>
      <w:u w:val="dotted"/>
    </w:rPr>
  </w:style>
  <w:style w:type="character" w:styleId="BookTitle">
    <w:name w:val="Book Title"/>
    <w:basedOn w:val="DefaultParagraphFont"/>
    <w:uiPriority w:val="33"/>
    <w:rsid w:val="00FC5BDD"/>
    <w:rPr>
      <w:b/>
      <w:bCs/>
      <w:i/>
      <w:iCs/>
      <w:color w:val="FF40FF"/>
      <w:spacing w:val="5"/>
    </w:rPr>
  </w:style>
  <w:style w:type="character" w:styleId="Strong">
    <w:name w:val="Strong"/>
    <w:basedOn w:val="DefaultParagraphFont"/>
    <w:uiPriority w:val="22"/>
    <w:rsid w:val="00FC5BDD"/>
    <w:rPr>
      <w:b/>
      <w:bCs/>
      <w:color w:val="FF40FF"/>
    </w:rPr>
  </w:style>
  <w:style w:type="character" w:styleId="Emphasis">
    <w:name w:val="Emphasis"/>
    <w:basedOn w:val="DefaultParagraphFont"/>
    <w:uiPriority w:val="20"/>
    <w:rsid w:val="00FC5BDD"/>
    <w:rPr>
      <w:i/>
      <w:iCs/>
      <w:color w:val="FF40FF"/>
    </w:rPr>
  </w:style>
  <w:style w:type="table" w:styleId="TableGrid">
    <w:name w:val="Table Grid"/>
    <w:basedOn w:val="TableNormal"/>
    <w:uiPriority w:val="39"/>
    <w:rsid w:val="00FC5BDD"/>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FC5BDD"/>
    <w:rPr>
      <w:rFonts w:ascii="Courier" w:hAnsi="Courier"/>
      <w:b/>
      <w:bdr w:val="none" w:sz="0" w:space="0" w:color="auto"/>
      <w:shd w:val="clear" w:color="auto" w:fill="F4D3D2"/>
    </w:rPr>
  </w:style>
  <w:style w:type="paragraph" w:customStyle="1" w:styleId="SC-Source">
    <w:name w:val="SC - Source"/>
    <w:basedOn w:val="P-Source"/>
    <w:uiPriority w:val="99"/>
    <w:qFormat/>
    <w:rsid w:val="00FC5BDD"/>
    <w:pPr>
      <w:shd w:val="pct50" w:color="DBE5F1" w:themeColor="accent1" w:themeTint="33" w:fill="auto"/>
    </w:pPr>
  </w:style>
  <w:style w:type="paragraph" w:customStyle="1" w:styleId="SP-Editorial">
    <w:name w:val="SP - Editorial"/>
    <w:next w:val="P-Regular"/>
    <w:qFormat/>
    <w:rsid w:val="00FC5BDD"/>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FC5BDD"/>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FC5BDD"/>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F8342F"/>
    <w:pPr>
      <w:spacing w:before="0"/>
      <w:ind w:left="0" w:right="0"/>
      <w:jc w:val="left"/>
    </w:pPr>
    <w:rPr>
      <w:rFonts w:ascii="Arial" w:eastAsia="Arial" w:hAnsi="Arial" w:cs="Arial"/>
      <w:color w:val="FF40FF"/>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semiHidden/>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semiHidden/>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2.png"/><Relationship Id="rId11" Type="http://schemas.openxmlformats.org/officeDocument/2006/relationships/comments" Target="comments.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43.jpeg"/><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yperlink" Target="https://matplotlib.org/api/axes_api.html" TargetMode="External"/><Relationship Id="rId43" Type="http://schemas.openxmlformats.org/officeDocument/2006/relationships/image" Target="media/image26.png"/><Relationship Id="rId48" Type="http://schemas.openxmlformats.org/officeDocument/2006/relationships/hyperlink" Target="https://nbviewer.jupyter.org/github/rasbt/python_reference/blob/master/tutorials/scope_resolution_legb_rule.ipynb" TargetMode="External"/><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33.png"/><Relationship Id="rId72" Type="http://schemas.openxmlformats.org/officeDocument/2006/relationships/image" Target="media/image54.jpeg"/><Relationship Id="rId80" Type="http://schemas.microsoft.com/office/2011/relationships/people" Target="peop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matplotlib.org/api/_as_gen/matplotlib.pyplot.hist.html"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jpeg"/><Relationship Id="rId67" Type="http://schemas.openxmlformats.org/officeDocument/2006/relationships/image" Target="media/image49.png"/><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eader" Target="header1.xml"/><Relationship Id="rId78" Type="http://schemas.openxmlformats.org/officeDocument/2006/relationships/footer" Target="footer3.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image" Target="media/image53.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image" Target="media/image9.jpeg"/><Relationship Id="rId40" Type="http://schemas.openxmlformats.org/officeDocument/2006/relationships/image" Target="media/image23.png"/><Relationship Id="rId45" Type="http://schemas.openxmlformats.org/officeDocument/2006/relationships/image" Target="media/image28.jpeg"/><Relationship Id="rId66"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dhunikita\Downloads\New%20Template_Oct19_v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customXml/itemProps2.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3.xml><?xml version="1.0" encoding="utf-8"?>
<ds:datastoreItem xmlns:ds="http://schemas.openxmlformats.org/officeDocument/2006/customXml" ds:itemID="{018296CA-28E8-49B4-8CAE-6795B133E743}">
  <ds:schemaRefs>
    <ds:schemaRef ds:uri="http://schemas.openxmlformats.org/officeDocument/2006/bibliography"/>
  </ds:schemaRefs>
</ds:datastoreItem>
</file>

<file path=customXml/itemProps4.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New Template_Oct19_v2</Template>
  <TotalTime>96</TotalTime>
  <Pages>49</Pages>
  <Words>13332</Words>
  <Characters>75993</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89147</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Snehal Tambe</dc:creator>
  <cp:keywords/>
  <dc:description/>
  <cp:lastModifiedBy>Ashish Mahesh Jain</cp:lastModifiedBy>
  <cp:revision>21</cp:revision>
  <dcterms:created xsi:type="dcterms:W3CDTF">2021-01-07T05:28:00Z</dcterms:created>
  <dcterms:modified xsi:type="dcterms:W3CDTF">2021-01-20T04:27:00Z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